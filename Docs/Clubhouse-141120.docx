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16C" w:rsidRPr="00A227F1" w:rsidRDefault="00FC116C" w:rsidP="00A227F1">
      <w:pPr>
        <w:pStyle w:val="Heading1"/>
        <w:rPr>
          <w:rFonts w:cs="Times New Roman"/>
        </w:rPr>
      </w:pPr>
      <w:bookmarkStart w:id="0" w:name="_GoBack"/>
      <w:bookmarkEnd w:id="0"/>
      <w:r w:rsidRPr="00A227F1">
        <w:t xml:space="preserve">USE OF CLUBHOUSE </w:t>
      </w:r>
    </w:p>
    <w:p w:rsidR="00FC116C" w:rsidRDefault="00FC116C" w:rsidP="00FC116C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F534BA" w:rsidRDefault="00FC116C" w:rsidP="00FC116C">
      <w:pPr>
        <w:pStyle w:val="PreformattedText"/>
        <w:rPr>
          <w:rFonts w:ascii="Times New Roman" w:hAnsi="Times New Roman" w:cs="Times New Roman"/>
          <w:sz w:val="28"/>
          <w:szCs w:val="28"/>
        </w:rPr>
      </w:pPr>
      <w:del w:id="1" w:author="Alan Jonckheere" w:date="2014-11-21T15:13:00Z">
        <w:r w:rsidDel="0033567F">
          <w:rPr>
            <w:rFonts w:ascii="Times New Roman" w:hAnsi="Times New Roman" w:cs="Times New Roman"/>
            <w:sz w:val="28"/>
            <w:szCs w:val="28"/>
          </w:rPr>
          <w:delText xml:space="preserve">A fee will be charged for maintaining the clubhouse plus a deposit. The deposit will be returned when the key is returned and the building is in the same condition it was at the time of possession. </w:delText>
        </w:r>
      </w:del>
    </w:p>
    <w:p w:rsidR="0033567F" w:rsidRPr="00A227F1" w:rsidRDefault="00A227F1" w:rsidP="00A227F1">
      <w:r>
        <w:t>A m</w:t>
      </w:r>
      <w:r w:rsidR="0033567F" w:rsidRPr="00A227F1">
        <w:t xml:space="preserve">ember </w:t>
      </w:r>
      <w:r>
        <w:t>reserving the c</w:t>
      </w:r>
      <w:r w:rsidR="0033567F" w:rsidRPr="00A227F1">
        <w:t>lubh</w:t>
      </w:r>
      <w:r>
        <w:t>ouse must u</w:t>
      </w:r>
      <w:r w:rsidR="0033567F" w:rsidRPr="00A227F1">
        <w:t>nderstand and</w:t>
      </w:r>
      <w:r>
        <w:t xml:space="preserve"> agree to the following r</w:t>
      </w:r>
      <w:r w:rsidR="0033567F" w:rsidRPr="00A227F1">
        <w:t>ules</w:t>
      </w:r>
      <w:r>
        <w:t xml:space="preserve"> and c</w:t>
      </w:r>
      <w:r w:rsidR="00582ED8" w:rsidRPr="00A227F1">
        <w:t>riteria</w:t>
      </w:r>
      <w:r>
        <w:t>:</w:t>
      </w:r>
    </w:p>
    <w:p w:rsidR="00582ED8" w:rsidRDefault="00582ED8" w:rsidP="00D86291">
      <w:pPr>
        <w:pStyle w:val="ListParagraph"/>
      </w:pPr>
      <w:r>
        <w:t>The person reserving the Clubhouse must: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Be a Club member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P</w:t>
      </w:r>
      <w:r w:rsidR="00582ED8">
        <w:t xml:space="preserve">rovide </w:t>
      </w:r>
      <w:r>
        <w:t xml:space="preserve">their </w:t>
      </w:r>
      <w:r w:rsidR="00582ED8">
        <w:t>l</w:t>
      </w:r>
      <w:r w:rsidR="0033567F">
        <w:t>ot and phone number</w:t>
      </w:r>
      <w:r>
        <w:t>s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P</w:t>
      </w:r>
      <w:r w:rsidR="0033567F">
        <w:t>rovide information concerning the type of usage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Make</w:t>
      </w:r>
      <w:r w:rsidR="00582ED8">
        <w:t xml:space="preserve"> reservation </w:t>
      </w:r>
      <w:r>
        <w:t xml:space="preserve">at least </w:t>
      </w:r>
      <w:r w:rsidR="00582ED8">
        <w:t>10 days in advance</w:t>
      </w:r>
    </w:p>
    <w:p w:rsidR="00582ED8" w:rsidRPr="00D86291" w:rsidRDefault="00D86291" w:rsidP="00D86291">
      <w:pPr>
        <w:pStyle w:val="ListParagraph"/>
        <w:numPr>
          <w:ilvl w:val="1"/>
          <w:numId w:val="2"/>
        </w:numPr>
        <w:rPr>
          <w:b/>
        </w:rPr>
      </w:pPr>
      <w:r w:rsidRPr="00D86291">
        <w:rPr>
          <w:b/>
        </w:rPr>
        <w:t>B</w:t>
      </w:r>
      <w:r w:rsidR="00582ED8" w:rsidRPr="00D86291">
        <w:rPr>
          <w:b/>
        </w:rPr>
        <w:t>e present at all times</w:t>
      </w:r>
    </w:p>
    <w:p w:rsidR="00D86291" w:rsidRDefault="00D86291" w:rsidP="00D86291">
      <w:pPr>
        <w:pStyle w:val="ListParagraph"/>
      </w:pPr>
      <w:r>
        <w:t>A rental fee</w:t>
      </w:r>
      <w:r w:rsidR="00280A43">
        <w:t xml:space="preserve"> of $25 + clean</w:t>
      </w:r>
      <w:r>
        <w:t xml:space="preserve">up deposit of $50 (two separate checks please) are due when the key is picked up. </w:t>
      </w:r>
      <w:r w:rsidR="00280A43">
        <w:t>The clean</w:t>
      </w:r>
      <w:r>
        <w:t>up check will be returned when the key is returned and</w:t>
      </w:r>
      <w:r w:rsidR="00280A43">
        <w:t xml:space="preserve"> the</w:t>
      </w:r>
      <w:r>
        <w:t xml:space="preserve"> building is found</w:t>
      </w:r>
      <w:r w:rsidR="00280A43">
        <w:t xml:space="preserve"> to be</w:t>
      </w:r>
      <w:r>
        <w:t xml:space="preserve"> in good condition.</w:t>
      </w:r>
    </w:p>
    <w:p w:rsidR="00D86291" w:rsidRDefault="00D86291" w:rsidP="00D86291">
      <w:pPr>
        <w:pStyle w:val="ListParagraph"/>
      </w:pPr>
      <w:r>
        <w:t>Hours are 8 AM – 11 PM</w:t>
      </w:r>
    </w:p>
    <w:p w:rsidR="0033567F" w:rsidRDefault="00D86291" w:rsidP="00D86291">
      <w:pPr>
        <w:pStyle w:val="ListParagraph"/>
      </w:pPr>
      <w:r>
        <w:t>There is n</w:t>
      </w:r>
      <w:r w:rsidR="0033567F">
        <w:t xml:space="preserve">o swimming from </w:t>
      </w:r>
      <w:r>
        <w:t>the Clubhouse area</w:t>
      </w:r>
    </w:p>
    <w:p w:rsidR="0033567F" w:rsidRDefault="0033567F" w:rsidP="00D86291">
      <w:pPr>
        <w:pStyle w:val="ListParagraph"/>
      </w:pPr>
      <w:r>
        <w:t>No parking</w:t>
      </w:r>
      <w:r w:rsidR="00D86291">
        <w:t xml:space="preserve"> is allowed</w:t>
      </w:r>
      <w:r>
        <w:t xml:space="preserve"> on</w:t>
      </w:r>
      <w:r w:rsidR="00D86291">
        <w:t xml:space="preserve"> the</w:t>
      </w:r>
      <w:r>
        <w:t xml:space="preserve"> grass or in</w:t>
      </w:r>
      <w:r w:rsidR="00D86291">
        <w:t xml:space="preserve"> the</w:t>
      </w:r>
      <w:r>
        <w:t xml:space="preserve"> boat and trailer parking area</w:t>
      </w:r>
    </w:p>
    <w:p w:rsidR="0033567F" w:rsidRDefault="0033567F" w:rsidP="00D86291">
      <w:pPr>
        <w:pStyle w:val="ListParagraph"/>
      </w:pPr>
      <w:r>
        <w:t>No alcohol is permitted</w:t>
      </w:r>
    </w:p>
    <w:p w:rsidR="0033567F" w:rsidRDefault="0033567F" w:rsidP="00D86291">
      <w:pPr>
        <w:pStyle w:val="ListParagraph"/>
      </w:pPr>
      <w:r>
        <w:t>No fish cleaning</w:t>
      </w:r>
      <w:r w:rsidR="00280A43">
        <w:t xml:space="preserve"> is</w:t>
      </w:r>
      <w:r>
        <w:t xml:space="preserve"> permitted in the immediate clubhouse area</w:t>
      </w:r>
    </w:p>
    <w:p w:rsidR="0033567F" w:rsidRDefault="0033567F" w:rsidP="00D86291">
      <w:pPr>
        <w:pStyle w:val="ListParagraph"/>
      </w:pPr>
      <w:r>
        <w:t>Open fir</w:t>
      </w:r>
      <w:r w:rsidR="00582ED8">
        <w:t>e</w:t>
      </w:r>
      <w:r>
        <w:t xml:space="preserve">s </w:t>
      </w:r>
      <w:r w:rsidR="00280A43">
        <w:t xml:space="preserve">are allowed </w:t>
      </w:r>
      <w:r>
        <w:t>in grills only</w:t>
      </w:r>
      <w:r w:rsidR="00280A43">
        <w:t xml:space="preserve"> (NOT provided)</w:t>
      </w:r>
    </w:p>
    <w:p w:rsidR="00D86291" w:rsidRDefault="00280A43" w:rsidP="00D86291">
      <w:pPr>
        <w:pStyle w:val="ListParagraph"/>
      </w:pPr>
      <w:r>
        <w:t>No tables or chairs may</w:t>
      </w:r>
      <w:r w:rsidR="00D86291">
        <w:t xml:space="preserve"> be removed from the building</w:t>
      </w:r>
    </w:p>
    <w:p w:rsidR="0033567F" w:rsidRDefault="0033567F" w:rsidP="00D86291">
      <w:pPr>
        <w:pStyle w:val="ListParagraph"/>
      </w:pPr>
      <w:r>
        <w:t xml:space="preserve">Leave </w:t>
      </w:r>
      <w:r w:rsidR="00280A43">
        <w:t xml:space="preserve">the </w:t>
      </w:r>
      <w:r>
        <w:t>Clubhouse and grounds in the same condition as found –</w:t>
      </w:r>
      <w:r w:rsidR="00280A43">
        <w:t xml:space="preserve"> remove </w:t>
      </w:r>
      <w:r>
        <w:t>all trash</w:t>
      </w:r>
    </w:p>
    <w:p w:rsidR="0033567F" w:rsidRPr="0033567F" w:rsidRDefault="0033567F" w:rsidP="00D86291">
      <w:r>
        <w:rPr>
          <w:b/>
        </w:rPr>
        <w:t>No fee</w:t>
      </w:r>
      <w:r w:rsidR="00D86291">
        <w:rPr>
          <w:b/>
        </w:rPr>
        <w:t xml:space="preserve"> is</w:t>
      </w:r>
      <w:r>
        <w:rPr>
          <w:b/>
        </w:rPr>
        <w:t xml:space="preserve"> required for a gathering open to all Club Members</w:t>
      </w:r>
    </w:p>
    <w:sectPr w:rsidR="0033567F" w:rsidRPr="00335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CC50BA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1EE8655D"/>
    <w:multiLevelType w:val="hybridMultilevel"/>
    <w:tmpl w:val="A366ED74"/>
    <w:lvl w:ilvl="0" w:tplc="27D8DA6A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D5AEFD96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16C"/>
    <w:rsid w:val="00280A43"/>
    <w:rsid w:val="0033567F"/>
    <w:rsid w:val="00404A5D"/>
    <w:rsid w:val="00582ED8"/>
    <w:rsid w:val="007550C9"/>
    <w:rsid w:val="00A11871"/>
    <w:rsid w:val="00A227F1"/>
    <w:rsid w:val="00D86291"/>
    <w:rsid w:val="00DF1222"/>
    <w:rsid w:val="00F534BA"/>
    <w:rsid w:val="00FC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27F1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227F1"/>
    <w:pPr>
      <w:keepNext/>
      <w:keepLines/>
      <w:numPr>
        <w:ilvl w:val="1"/>
        <w:numId w:val="1"/>
      </w:numPr>
      <w:spacing w:before="200" w:after="0"/>
      <w:jc w:val="center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F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A227F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582ED8"/>
    <w:pPr>
      <w:numPr>
        <w:numId w:val="2"/>
      </w:numPr>
      <w:contextualSpacing/>
    </w:pPr>
  </w:style>
  <w:style w:type="paragraph" w:customStyle="1" w:styleId="PreformattedText">
    <w:name w:val="Preformatted Text"/>
    <w:basedOn w:val="Normal"/>
    <w:rsid w:val="00FC116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6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27F1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227F1"/>
    <w:pPr>
      <w:keepNext/>
      <w:keepLines/>
      <w:numPr>
        <w:ilvl w:val="1"/>
        <w:numId w:val="1"/>
      </w:numPr>
      <w:spacing w:before="200" w:after="0"/>
      <w:jc w:val="center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F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A227F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582ED8"/>
    <w:pPr>
      <w:numPr>
        <w:numId w:val="2"/>
      </w:numPr>
      <w:contextualSpacing/>
    </w:pPr>
  </w:style>
  <w:style w:type="paragraph" w:customStyle="1" w:styleId="PreformattedText">
    <w:name w:val="Preformatted Text"/>
    <w:basedOn w:val="Normal"/>
    <w:rsid w:val="00FC116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6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4</cp:revision>
  <dcterms:created xsi:type="dcterms:W3CDTF">2014-11-21T21:44:00Z</dcterms:created>
  <dcterms:modified xsi:type="dcterms:W3CDTF">2014-11-21T21:51:00Z</dcterms:modified>
</cp:coreProperties>
</file>