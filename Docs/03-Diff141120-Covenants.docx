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B203BD" w14:textId="3C1BA604" w:rsidR="0006066B" w:rsidRPr="00173A1A" w:rsidRDefault="0006066B" w:rsidP="004012BE">
      <w:pPr>
        <w:pStyle w:val="Heading1"/>
      </w:pPr>
      <w:r>
        <w:t xml:space="preserve">DECLARATION OF </w:t>
      </w:r>
      <w:del w:id="0" w:author="Alan Jonckheere" w:date="2014-10-11T11:54:00Z">
        <w:r w:rsidR="00091AF7">
          <w:delText xml:space="preserve">RESTRICTIONS </w:delText>
        </w:r>
      </w:del>
      <w:ins w:id="1" w:author="Alan Jonckheere" w:date="2014-10-11T11:54:00Z">
        <w:r w:rsidR="00173A1A">
          <w:t>COVENANTS</w:t>
        </w:r>
        <w:r w:rsidR="004012BE">
          <w:br/>
        </w:r>
      </w:ins>
      <w:r>
        <w:t xml:space="preserve">FOR </w:t>
      </w:r>
      <w:r w:rsidR="00173A1A">
        <w:t xml:space="preserve">LITTLE SWAN LAKE </w:t>
      </w:r>
      <w:r>
        <w:t>SUBDIVISION</w:t>
      </w:r>
      <w:del w:id="2" w:author="Alan Jonckheere" w:date="2014-10-11T11:54:00Z">
        <w:r w:rsidR="00091AF7">
          <w:delText xml:space="preserve"> AS OF 1968</w:delText>
        </w:r>
      </w:del>
    </w:p>
    <w:p w14:paraId="464618A4" w14:textId="654FD4E5" w:rsidR="0006066B" w:rsidRDefault="00091AF7" w:rsidP="008E694B">
      <w:pPr>
        <w:jc w:val="center"/>
      </w:pPr>
      <w:del w:id="3" w:author="Alan Jonckheere" w:date="2014-10-11T11:54:00Z">
        <w:r>
          <w:rPr>
            <w:rFonts w:cs="Times New Roman"/>
            <w:szCs w:val="28"/>
          </w:rPr>
          <w:delText>(These restrictions are</w:delText>
        </w:r>
      </w:del>
      <w:ins w:id="4" w:author="Alan Jonckheere" w:date="2014-10-11T11:54:00Z">
        <w:r w:rsidR="0006066B">
          <w:t>(</w:t>
        </w:r>
        <w:r w:rsidR="0015095B">
          <w:t>This document is</w:t>
        </w:r>
      </w:ins>
      <w:r w:rsidR="0006066B">
        <w:t xml:space="preserve"> recorded with each lot’s deed with </w:t>
      </w:r>
      <w:r w:rsidR="00C9373E">
        <w:br/>
      </w:r>
      <w:r w:rsidR="0006066B">
        <w:t xml:space="preserve">The Warren County Recorder as document </w:t>
      </w:r>
      <w:del w:id="5" w:author="Alan Jonckheere" w:date="2014-10-11T11:54:00Z">
        <w:r>
          <w:rPr>
            <w:rFonts w:cs="Times New Roman"/>
            <w:szCs w:val="28"/>
          </w:rPr>
          <w:delText>351269</w:delText>
        </w:r>
      </w:del>
      <w:proofErr w:type="spellStart"/>
      <w:ins w:id="6" w:author="Alan Jonckheere" w:date="2014-10-11T11:54:00Z">
        <w:r w:rsidR="0006066B">
          <w:t>xxxxxx</w:t>
        </w:r>
      </w:ins>
      <w:proofErr w:type="spellEnd"/>
      <w:r w:rsidR="0006066B">
        <w:t>)</w:t>
      </w:r>
    </w:p>
    <w:p w14:paraId="0A2C2126" w14:textId="77777777" w:rsidR="0006066B" w:rsidRDefault="0006066B">
      <w:pPr>
        <w:pStyle w:val="PreformattedText"/>
        <w:rPr>
          <w:rFonts w:ascii="Times New Roman" w:hAnsi="Times New Roman" w:cs="Times New Roman"/>
          <w:sz w:val="28"/>
          <w:szCs w:val="28"/>
        </w:rPr>
      </w:pPr>
    </w:p>
    <w:p w14:paraId="42A7504C" w14:textId="77777777" w:rsidR="00091AF7" w:rsidRDefault="00091AF7" w:rsidP="00B204BB">
      <w:pPr>
        <w:pStyle w:val="Heading3"/>
        <w:rPr>
          <w:del w:id="7" w:author="Alan Jonckheere" w:date="2014-10-11T11:54:00Z"/>
          <w:lang w:eastAsia="ar-SA" w:bidi="ar-SA"/>
        </w:rPr>
      </w:pPr>
      <w:del w:id="8" w:author="Alan Jonckheere" w:date="2014-10-11T11:54:00Z">
        <w:r>
          <w:delText>(Preamble-68)</w:delText>
        </w:r>
      </w:del>
    </w:p>
    <w:p w14:paraId="27C05E29" w14:textId="77777777" w:rsidR="00091AF7" w:rsidRDefault="00091AF7">
      <w:pPr>
        <w:widowControl/>
        <w:suppressAutoHyphens w:val="0"/>
        <w:autoSpaceDE w:val="0"/>
        <w:rPr>
          <w:del w:id="9" w:author="Alan Jonckheere" w:date="2014-10-11T11:54:00Z"/>
          <w:rFonts w:eastAsia="Times New Roman" w:cs="Times New Roman"/>
          <w:szCs w:val="28"/>
          <w:lang w:eastAsia="ar-SA" w:bidi="ar-SA"/>
        </w:rPr>
      </w:pPr>
      <w:del w:id="10" w:author="Alan Jonckheere" w:date="2014-10-11T11:54:00Z">
        <w:r>
          <w:rPr>
            <w:rFonts w:eastAsia="Times New Roman" w:cs="Times New Roman"/>
            <w:szCs w:val="28"/>
            <w:lang w:eastAsia="ar-SA" w:bidi="ar-SA"/>
          </w:rPr>
          <w:delText>The undersigned LITTLE SWAN LAKE ASSOCIATION, INC., a corporation, hereinafter sometimes referred to as "Association", owner of Little Swan Lake, Section One, a Subdivision of part of Section 20, Township 8 North, Range 1 West, of the Fourth Principal Meridian, Warren County, Illinois, and adjacent lands thereto, does hereby subject said Subdivision and each lot therein and any future Section of Little Swan Lake Subdivision developed by the Association, to the following covenants, conditions and restrictions which shall run with the land and be specifically enforceable:</w:delText>
        </w:r>
      </w:del>
    </w:p>
    <w:p w14:paraId="19E9099D" w14:textId="77777777" w:rsidR="00091AF7" w:rsidRDefault="00091AF7" w:rsidP="00B204BB">
      <w:pPr>
        <w:pStyle w:val="Heading3"/>
        <w:numPr>
          <w:ilvl w:val="0"/>
          <w:numId w:val="0"/>
        </w:numPr>
        <w:rPr>
          <w:del w:id="11" w:author="Alan Jonckheere" w:date="2014-10-11T11:54:00Z"/>
        </w:rPr>
      </w:pPr>
      <w:del w:id="12" w:author="Alan Jonckheere" w:date="2014-10-11T11:54:00Z">
        <w:r>
          <w:rPr>
            <w:lang w:eastAsia="ar-SA" w:bidi="ar-SA"/>
          </w:rPr>
          <w:delText>(Preamble-77)</w:delText>
        </w:r>
      </w:del>
    </w:p>
    <w:p w14:paraId="5A0072EA" w14:textId="4B8264C1" w:rsidR="0006066B" w:rsidRDefault="0006066B" w:rsidP="00093476">
      <w:pPr>
        <w:rPr>
          <w:rFonts w:eastAsia="Times New Roman"/>
          <w:lang w:eastAsia="ar-SA" w:bidi="ar-SA"/>
        </w:rPr>
      </w:pPr>
      <w:r>
        <w:t>The undersigned, LITTLE SWAN LAKE CLUB, a corporation, hereinafter referred to as “Club” of Little Swan Lake, Warren County, Illinois, does hereby subject LITTLE SWAN LAKE SUBDIVISION, Section One, Two, Three, Four, Five</w:t>
      </w:r>
      <w:ins w:id="13" w:author="Alan Jonckheere" w:date="2014-10-11T11:54:00Z">
        <w:r w:rsidR="0015095B">
          <w:t>,</w:t>
        </w:r>
      </w:ins>
      <w:r>
        <w:t xml:space="preserve"> and Six, and each lot therein, to the following covenants</w:t>
      </w:r>
      <w:del w:id="14" w:author="Alan Jonckheere" w:date="2014-10-11T11:54:00Z">
        <w:r w:rsidR="00091AF7">
          <w:delText>, conditions, and restrictions</w:delText>
        </w:r>
      </w:del>
      <w:r>
        <w:t xml:space="preserve"> which </w:t>
      </w:r>
      <w:del w:id="15" w:author="Alan Jonckheere" w:date="2014-10-11T11:54:00Z">
        <w:r w:rsidR="00091AF7">
          <w:delText xml:space="preserve">shall </w:delText>
        </w:r>
      </w:del>
      <w:r>
        <w:t xml:space="preserve">run with the land and </w:t>
      </w:r>
      <w:del w:id="16" w:author="Alan Jonckheere" w:date="2014-10-11T11:54:00Z">
        <w:r w:rsidR="00091AF7">
          <w:delText>be</w:delText>
        </w:r>
      </w:del>
      <w:ins w:id="17" w:author="Alan Jonckheere" w:date="2014-10-11T11:54:00Z">
        <w:r w:rsidR="0015095B">
          <w:t>are</w:t>
        </w:r>
      </w:ins>
      <w:r w:rsidR="0015095B">
        <w:t xml:space="preserve"> </w:t>
      </w:r>
      <w:r w:rsidR="00D7141B">
        <w:t>specifically enforceable</w:t>
      </w:r>
      <w:del w:id="18" w:author="Alan Jonckheere" w:date="2014-10-11T11:54:00Z">
        <w:r w:rsidR="00091AF7">
          <w:delText xml:space="preserve">: </w:delText>
        </w:r>
      </w:del>
      <w:ins w:id="19" w:author="Alan Jonckheere" w:date="2014-10-11T11:54:00Z">
        <w:r w:rsidR="00D7141B">
          <w:t>.</w:t>
        </w:r>
      </w:ins>
    </w:p>
    <w:p w14:paraId="5E45591E" w14:textId="3A531252" w:rsidR="0006066B" w:rsidRDefault="0006066B" w:rsidP="00093476">
      <w:pPr>
        <w:rPr>
          <w:ins w:id="20" w:author="Alan Jonckheere" w:date="2014-10-11T11:54:00Z"/>
          <w:rFonts w:eastAsia="Times New Roman"/>
          <w:lang w:eastAsia="ar-SA" w:bidi="ar-SA"/>
        </w:rPr>
      </w:pPr>
    </w:p>
    <w:p w14:paraId="2578B322" w14:textId="77777777" w:rsidR="00D7141B" w:rsidRDefault="00D7141B" w:rsidP="00093476">
      <w:pPr>
        <w:rPr>
          <w:ins w:id="21" w:author="Alan Jonckheere" w:date="2014-10-11T11:54:00Z"/>
        </w:rPr>
      </w:pPr>
      <w:ins w:id="22" w:author="Alan Jonckheere" w:date="2014-10-11T11:54:00Z">
        <w:r>
          <w:t xml:space="preserve">These </w:t>
        </w:r>
        <w:r w:rsidR="00EE4647">
          <w:t xml:space="preserve">covenants </w:t>
        </w:r>
        <w:r>
          <w:t>specifically override and supersede in their entirety the</w:t>
        </w:r>
        <w:r w:rsidR="00EC27B0">
          <w:t xml:space="preserve"> following documents:</w:t>
        </w:r>
        <w:r>
          <w:t xml:space="preserve"> </w:t>
        </w:r>
        <w:r w:rsidR="00062A38">
          <w:t>“</w:t>
        </w:r>
        <w:r>
          <w:t>Declaration of Restrictions for Little Swan Lake Subdivision as of 1968</w:t>
        </w:r>
        <w:r w:rsidR="00062A38">
          <w:t>”</w:t>
        </w:r>
        <w:r>
          <w:t xml:space="preserve"> (recorded with the Warren County Recorder as document 351269) and </w:t>
        </w:r>
        <w:r w:rsidR="00062A38">
          <w:t>“</w:t>
        </w:r>
        <w:r>
          <w:t>Declaration of Restrictions for Little Swan Lake Subdivision as of 1977</w:t>
        </w:r>
        <w:r w:rsidR="00062A38">
          <w:t>”</w:t>
        </w:r>
        <w:r>
          <w:t xml:space="preserve"> (recorded with the Warr</w:t>
        </w:r>
        <w:r w:rsidR="0008103B">
          <w:t xml:space="preserve">en County Recorder as document </w:t>
        </w:r>
        <w:r>
          <w:t>396593)</w:t>
        </w:r>
        <w:r w:rsidR="00EC27B0">
          <w:t>.</w:t>
        </w:r>
        <w:r>
          <w:t xml:space="preserve"> </w:t>
        </w:r>
        <w:r w:rsidR="00FE334F">
          <w:t>B</w:t>
        </w:r>
        <w:r>
          <w:t xml:space="preserve">oth </w:t>
        </w:r>
        <w:r w:rsidR="00EC27B0">
          <w:t xml:space="preserve">documents </w:t>
        </w:r>
        <w:r w:rsidR="000D6978">
          <w:t>are</w:t>
        </w:r>
        <w:r w:rsidR="00EC27B0">
          <w:t xml:space="preserve"> </w:t>
        </w:r>
        <w:r>
          <w:t>recorded with each lot's deed.</w:t>
        </w:r>
      </w:ins>
    </w:p>
    <w:p w14:paraId="57BC4044" w14:textId="3AE14309" w:rsidR="003B674C" w:rsidRPr="003B674C" w:rsidRDefault="00FB12A6" w:rsidP="003B674C">
      <w:pPr>
        <w:pStyle w:val="Heading3"/>
        <w:numPr>
          <w:ilvl w:val="0"/>
          <w:numId w:val="0"/>
        </w:numPr>
        <w:rPr>
          <w:lang w:eastAsia="ar-SA" w:bidi="ar-SA"/>
        </w:rPr>
      </w:pPr>
      <w:ins w:id="23" w:author="Alan Jonckheere" w:date="2014-10-11T11:54:00Z">
        <w:r>
          <w:rPr>
            <w:lang w:eastAsia="ar-SA" w:bidi="ar-SA"/>
          </w:rPr>
          <w:t>1</w:t>
        </w:r>
        <w:r w:rsidRPr="005E1AC1">
          <w:rPr>
            <w:lang w:eastAsia="ar-SA" w:bidi="ar-SA"/>
          </w:rPr>
          <w:t>.</w:t>
        </w:r>
      </w:ins>
      <w:del w:id="24" w:author="Alan Jonckheere" w:date="2014-10-11T12:16:00Z">
        <w:r w:rsidR="00B3182B" w:rsidDel="00B3182B">
          <w:rPr>
            <w:lang w:eastAsia="ar-SA" w:bidi="ar-SA"/>
          </w:rPr>
          <w:delText>1-68</w:delText>
        </w:r>
      </w:del>
      <w:del w:id="25" w:author="Alan Jonckheere" w:date="2014-10-11T12:11:00Z">
        <w:r w:rsidR="00DE715A" w:rsidDel="00DE715A">
          <w:rPr>
            <w:lang w:eastAsia="ar-SA" w:bidi="ar-SA"/>
          </w:rPr>
          <w:delText>.</w:delText>
        </w:r>
      </w:del>
      <w:r w:rsidRPr="005E1AC1">
        <w:rPr>
          <w:lang w:eastAsia="ar-SA" w:bidi="ar-SA"/>
        </w:rPr>
        <w:t xml:space="preserve"> BINDING EFFECT OF </w:t>
      </w:r>
      <w:r w:rsidR="00EE4647">
        <w:rPr>
          <w:lang w:eastAsia="ar-SA" w:bidi="ar-SA"/>
        </w:rPr>
        <w:t>COVENANTS</w:t>
      </w:r>
    </w:p>
    <w:p w14:paraId="3A2FD2F1" w14:textId="1ED4C4BC" w:rsidR="003B674C" w:rsidRDefault="003B674C" w:rsidP="003B674C">
      <w:pPr>
        <w:widowControl/>
        <w:suppressAutoHyphens w:val="0"/>
        <w:autoSpaceDE w:val="0"/>
        <w:rPr>
          <w:rFonts w:eastAsia="Times New Roman" w:cs="Times New Roman"/>
          <w:szCs w:val="28"/>
          <w:lang w:eastAsia="ar-SA" w:bidi="ar-SA"/>
        </w:rPr>
      </w:pPr>
      <w:r>
        <w:rPr>
          <w:rFonts w:eastAsia="Times New Roman" w:cs="Times New Roman"/>
          <w:szCs w:val="28"/>
          <w:lang w:eastAsia="ar-SA" w:bidi="ar-SA"/>
        </w:rPr>
        <w:t xml:space="preserve">Each contract for sale, conveyance or lease of any </w:t>
      </w:r>
      <w:del w:id="26" w:author="Alan Jonckheere" w:date="2014-11-15T13:23:00Z">
        <w:r w:rsidDel="003B674C">
          <w:rPr>
            <w:rFonts w:eastAsia="Times New Roman" w:cs="Times New Roman"/>
            <w:szCs w:val="28"/>
            <w:lang w:eastAsia="ar-SA" w:bidi="ar-SA"/>
          </w:rPr>
          <w:delText xml:space="preserve">such </w:delText>
        </w:r>
      </w:del>
      <w:r>
        <w:rPr>
          <w:rFonts w:eastAsia="Times New Roman" w:cs="Times New Roman"/>
          <w:szCs w:val="28"/>
          <w:lang w:eastAsia="ar-SA" w:bidi="ar-SA"/>
        </w:rPr>
        <w:t xml:space="preserve">lot or a part thereof </w:t>
      </w:r>
      <w:del w:id="27" w:author="Alan Jonckheere" w:date="2014-11-15T13:23:00Z">
        <w:r w:rsidDel="003B674C">
          <w:rPr>
            <w:rFonts w:eastAsia="Times New Roman" w:cs="Times New Roman"/>
            <w:szCs w:val="28"/>
            <w:lang w:eastAsia="ar-SA" w:bidi="ar-SA"/>
          </w:rPr>
          <w:delText>shall be made</w:delText>
        </w:r>
      </w:del>
      <w:ins w:id="28" w:author="Alan Jonckheere" w:date="2014-11-15T13:23:00Z">
        <w:r>
          <w:rPr>
            <w:rFonts w:eastAsia="Times New Roman" w:cs="Times New Roman"/>
            <w:szCs w:val="28"/>
            <w:lang w:eastAsia="ar-SA" w:bidi="ar-SA"/>
          </w:rPr>
          <w:t>is</w:t>
        </w:r>
      </w:ins>
      <w:r>
        <w:rPr>
          <w:rFonts w:eastAsia="Times New Roman" w:cs="Times New Roman"/>
          <w:szCs w:val="28"/>
          <w:lang w:eastAsia="ar-SA" w:bidi="ar-SA"/>
        </w:rPr>
        <w:t xml:space="preserve"> subject to </w:t>
      </w:r>
      <w:del w:id="29" w:author="Alan Jonckheere" w:date="2014-11-15T13:23:00Z">
        <w:r w:rsidDel="003B674C">
          <w:rPr>
            <w:rFonts w:eastAsia="Times New Roman" w:cs="Times New Roman"/>
            <w:szCs w:val="28"/>
            <w:lang w:eastAsia="ar-SA" w:bidi="ar-SA"/>
          </w:rPr>
          <w:delText>said c</w:delText>
        </w:r>
      </w:del>
      <w:ins w:id="30" w:author="Alan Jonckheere" w:date="2014-11-15T13:23:00Z">
        <w:r>
          <w:rPr>
            <w:rFonts w:eastAsia="Times New Roman" w:cs="Times New Roman"/>
            <w:szCs w:val="28"/>
            <w:lang w:eastAsia="ar-SA" w:bidi="ar-SA"/>
          </w:rPr>
          <w:t>these C</w:t>
        </w:r>
      </w:ins>
      <w:r>
        <w:rPr>
          <w:rFonts w:eastAsia="Times New Roman" w:cs="Times New Roman"/>
          <w:szCs w:val="28"/>
          <w:lang w:eastAsia="ar-SA" w:bidi="ar-SA"/>
        </w:rPr>
        <w:t>ovenants</w:t>
      </w:r>
      <w:del w:id="31" w:author="Alan Jonckheere" w:date="2014-11-15T13:24:00Z">
        <w:r w:rsidDel="003B674C">
          <w:rPr>
            <w:rFonts w:eastAsia="Times New Roman" w:cs="Times New Roman"/>
            <w:szCs w:val="28"/>
            <w:lang w:eastAsia="ar-SA" w:bidi="ar-SA"/>
          </w:rPr>
          <w:delText>, conditions and restrictions</w:delText>
        </w:r>
      </w:del>
      <w:r>
        <w:rPr>
          <w:rFonts w:eastAsia="Times New Roman" w:cs="Times New Roman"/>
          <w:szCs w:val="28"/>
          <w:lang w:eastAsia="ar-SA" w:bidi="ar-SA"/>
        </w:rPr>
        <w:t xml:space="preserve"> and </w:t>
      </w:r>
      <w:del w:id="32" w:author="Alan Jonckheere" w:date="2014-11-15T13:24:00Z">
        <w:r w:rsidDel="003B674C">
          <w:rPr>
            <w:rFonts w:eastAsia="Times New Roman" w:cs="Times New Roman"/>
            <w:szCs w:val="28"/>
            <w:lang w:eastAsia="ar-SA" w:bidi="ar-SA"/>
          </w:rPr>
          <w:delText xml:space="preserve">each </w:delText>
        </w:r>
      </w:del>
      <w:ins w:id="33" w:author="Alan Jonckheere" w:date="2014-11-15T13:24:00Z">
        <w:r>
          <w:rPr>
            <w:rFonts w:eastAsia="Times New Roman" w:cs="Times New Roman"/>
            <w:szCs w:val="28"/>
            <w:lang w:eastAsia="ar-SA" w:bidi="ar-SA"/>
          </w:rPr>
          <w:t xml:space="preserve">all </w:t>
        </w:r>
      </w:ins>
      <w:r>
        <w:rPr>
          <w:rFonts w:eastAsia="Times New Roman" w:cs="Times New Roman"/>
          <w:szCs w:val="28"/>
          <w:lang w:eastAsia="ar-SA" w:bidi="ar-SA"/>
        </w:rPr>
        <w:t>purchaser</w:t>
      </w:r>
      <w:ins w:id="34" w:author="Alan Jonckheere" w:date="2014-11-15T13:24:00Z">
        <w:r>
          <w:rPr>
            <w:rFonts w:eastAsia="Times New Roman" w:cs="Times New Roman"/>
            <w:szCs w:val="28"/>
            <w:lang w:eastAsia="ar-SA" w:bidi="ar-SA"/>
          </w:rPr>
          <w:t>s</w:t>
        </w:r>
      </w:ins>
      <w:r>
        <w:rPr>
          <w:rFonts w:eastAsia="Times New Roman" w:cs="Times New Roman"/>
          <w:szCs w:val="28"/>
          <w:lang w:eastAsia="ar-SA" w:bidi="ar-SA"/>
        </w:rPr>
        <w:t>, grantee</w:t>
      </w:r>
      <w:ins w:id="35" w:author="Alan Jonckheere" w:date="2014-11-15T13:24:00Z">
        <w:r>
          <w:rPr>
            <w:rFonts w:eastAsia="Times New Roman" w:cs="Times New Roman"/>
            <w:szCs w:val="28"/>
            <w:lang w:eastAsia="ar-SA" w:bidi="ar-SA"/>
          </w:rPr>
          <w:t>s</w:t>
        </w:r>
      </w:ins>
      <w:r>
        <w:rPr>
          <w:rFonts w:eastAsia="Times New Roman" w:cs="Times New Roman"/>
          <w:szCs w:val="28"/>
          <w:lang w:eastAsia="ar-SA" w:bidi="ar-SA"/>
        </w:rPr>
        <w:t xml:space="preserve"> or </w:t>
      </w:r>
      <w:del w:id="36" w:author="Alan Jonckheere" w:date="2014-11-15T13:24:00Z">
        <w:r w:rsidDel="003B674C">
          <w:rPr>
            <w:rFonts w:eastAsia="Times New Roman" w:cs="Times New Roman"/>
            <w:szCs w:val="28"/>
            <w:lang w:eastAsia="ar-SA" w:bidi="ar-SA"/>
          </w:rPr>
          <w:delText xml:space="preserve">leasee </w:delText>
        </w:r>
      </w:del>
      <w:ins w:id="37" w:author="Alan Jonckheere" w:date="2014-11-15T13:24:00Z">
        <w:r>
          <w:rPr>
            <w:rFonts w:eastAsia="Times New Roman" w:cs="Times New Roman"/>
            <w:szCs w:val="28"/>
            <w:lang w:eastAsia="ar-SA" w:bidi="ar-SA"/>
          </w:rPr>
          <w:t xml:space="preserve">lessees </w:t>
        </w:r>
      </w:ins>
      <w:del w:id="38" w:author="Alan Jonckheere" w:date="2014-11-15T13:25:00Z">
        <w:r w:rsidDel="003B674C">
          <w:rPr>
            <w:rFonts w:eastAsia="Times New Roman" w:cs="Times New Roman"/>
            <w:szCs w:val="28"/>
            <w:lang w:eastAsia="ar-SA" w:bidi="ar-SA"/>
          </w:rPr>
          <w:delText xml:space="preserve">hereinafter sometimes referred to as “Lot Owner” </w:delText>
        </w:r>
      </w:del>
      <w:r>
        <w:rPr>
          <w:rFonts w:eastAsia="Times New Roman" w:cs="Times New Roman"/>
          <w:szCs w:val="28"/>
          <w:lang w:eastAsia="ar-SA" w:bidi="ar-SA"/>
        </w:rPr>
        <w:t>by the acceptance of such contract, conveyance</w:t>
      </w:r>
      <w:ins w:id="39" w:author="Alan Jonckheere" w:date="2014-11-15T13:25:00Z">
        <w:r>
          <w:rPr>
            <w:rFonts w:eastAsia="Times New Roman" w:cs="Times New Roman"/>
            <w:szCs w:val="28"/>
            <w:lang w:eastAsia="ar-SA" w:bidi="ar-SA"/>
          </w:rPr>
          <w:t>,</w:t>
        </w:r>
      </w:ins>
      <w:r>
        <w:rPr>
          <w:rFonts w:eastAsia="Times New Roman" w:cs="Times New Roman"/>
          <w:szCs w:val="28"/>
          <w:lang w:eastAsia="ar-SA" w:bidi="ar-SA"/>
        </w:rPr>
        <w:t xml:space="preserve"> or </w:t>
      </w:r>
      <w:proofErr w:type="gramStart"/>
      <w:r>
        <w:rPr>
          <w:rFonts w:eastAsia="Times New Roman" w:cs="Times New Roman"/>
          <w:szCs w:val="28"/>
          <w:lang w:eastAsia="ar-SA" w:bidi="ar-SA"/>
        </w:rPr>
        <w:t>lease</w:t>
      </w:r>
      <w:proofErr w:type="gramEnd"/>
      <w:r>
        <w:rPr>
          <w:rFonts w:eastAsia="Times New Roman" w:cs="Times New Roman"/>
          <w:szCs w:val="28"/>
          <w:lang w:eastAsia="ar-SA" w:bidi="ar-SA"/>
        </w:rPr>
        <w:t xml:space="preserve"> </w:t>
      </w:r>
      <w:del w:id="40" w:author="Alan Jonckheere" w:date="2014-11-15T13:29:00Z">
        <w:r w:rsidDel="008C6470">
          <w:rPr>
            <w:rFonts w:eastAsia="Times New Roman" w:cs="Times New Roman"/>
            <w:szCs w:val="28"/>
            <w:lang w:eastAsia="ar-SA" w:bidi="ar-SA"/>
          </w:rPr>
          <w:delText xml:space="preserve">shall </w:delText>
        </w:r>
      </w:del>
      <w:r>
        <w:rPr>
          <w:rFonts w:eastAsia="Times New Roman" w:cs="Times New Roman"/>
          <w:szCs w:val="28"/>
          <w:lang w:eastAsia="ar-SA" w:bidi="ar-SA"/>
        </w:rPr>
        <w:t>thereby subject</w:t>
      </w:r>
      <w:ins w:id="41" w:author="Alan Jonckheere" w:date="2014-11-15T13:29:00Z">
        <w:r w:rsidR="008C6470">
          <w:rPr>
            <w:rFonts w:eastAsia="Times New Roman" w:cs="Times New Roman"/>
            <w:szCs w:val="28"/>
            <w:lang w:eastAsia="ar-SA" w:bidi="ar-SA"/>
          </w:rPr>
          <w:t>s</w:t>
        </w:r>
      </w:ins>
      <w:r>
        <w:rPr>
          <w:rFonts w:eastAsia="Times New Roman" w:cs="Times New Roman"/>
          <w:szCs w:val="28"/>
          <w:lang w:eastAsia="ar-SA" w:bidi="ar-SA"/>
        </w:rPr>
        <w:t xml:space="preserve"> </w:t>
      </w:r>
      <w:del w:id="42" w:author="Alan Jonckheere" w:date="2014-11-15T13:25:00Z">
        <w:r w:rsidDel="003B674C">
          <w:rPr>
            <w:rFonts w:eastAsia="Times New Roman" w:cs="Times New Roman"/>
            <w:szCs w:val="28"/>
            <w:lang w:eastAsia="ar-SA" w:bidi="ar-SA"/>
          </w:rPr>
          <w:delText>himself</w:delText>
        </w:r>
      </w:del>
      <w:ins w:id="43" w:author="Alan Jonckheere" w:date="2014-11-15T13:25:00Z">
        <w:r>
          <w:rPr>
            <w:rFonts w:eastAsia="Times New Roman" w:cs="Times New Roman"/>
            <w:szCs w:val="28"/>
            <w:lang w:eastAsia="ar-SA" w:bidi="ar-SA"/>
          </w:rPr>
          <w:t>themselves</w:t>
        </w:r>
      </w:ins>
      <w:r>
        <w:rPr>
          <w:rFonts w:eastAsia="Times New Roman" w:cs="Times New Roman"/>
          <w:szCs w:val="28"/>
          <w:lang w:eastAsia="ar-SA" w:bidi="ar-SA"/>
        </w:rPr>
        <w:t xml:space="preserve">, </w:t>
      </w:r>
      <w:del w:id="44" w:author="Alan Jonckheere" w:date="2014-11-15T13:25:00Z">
        <w:r w:rsidDel="003B674C">
          <w:rPr>
            <w:rFonts w:eastAsia="Times New Roman" w:cs="Times New Roman"/>
            <w:szCs w:val="28"/>
            <w:lang w:eastAsia="ar-SA" w:bidi="ar-SA"/>
          </w:rPr>
          <w:delText>his</w:delText>
        </w:r>
      </w:del>
      <w:ins w:id="45" w:author="Alan Jonckheere" w:date="2014-11-15T13:25:00Z">
        <w:r>
          <w:rPr>
            <w:rFonts w:eastAsia="Times New Roman" w:cs="Times New Roman"/>
            <w:szCs w:val="28"/>
            <w:lang w:eastAsia="ar-SA" w:bidi="ar-SA"/>
          </w:rPr>
          <w:t>their</w:t>
        </w:r>
      </w:ins>
      <w:r>
        <w:rPr>
          <w:rFonts w:eastAsia="Times New Roman" w:cs="Times New Roman"/>
          <w:szCs w:val="28"/>
          <w:lang w:eastAsia="ar-SA" w:bidi="ar-SA"/>
        </w:rPr>
        <w:t xml:space="preserve"> heirs, executors, administrators</w:t>
      </w:r>
      <w:ins w:id="46" w:author="Alan Jonckheere" w:date="2014-11-15T13:26:00Z">
        <w:r>
          <w:rPr>
            <w:rFonts w:eastAsia="Times New Roman" w:cs="Times New Roman"/>
            <w:szCs w:val="28"/>
            <w:lang w:eastAsia="ar-SA" w:bidi="ar-SA"/>
          </w:rPr>
          <w:t>, assigns</w:t>
        </w:r>
      </w:ins>
      <w:r>
        <w:rPr>
          <w:rFonts w:eastAsia="Times New Roman" w:cs="Times New Roman"/>
          <w:szCs w:val="28"/>
          <w:lang w:eastAsia="ar-SA" w:bidi="ar-SA"/>
        </w:rPr>
        <w:t xml:space="preserve">, </w:t>
      </w:r>
      <w:ins w:id="47" w:author="Alan Jonckheere" w:date="2014-11-15T13:26:00Z">
        <w:r>
          <w:rPr>
            <w:rFonts w:eastAsia="Times New Roman" w:cs="Times New Roman"/>
            <w:szCs w:val="28"/>
            <w:lang w:eastAsia="ar-SA" w:bidi="ar-SA"/>
          </w:rPr>
          <w:t xml:space="preserve">and </w:t>
        </w:r>
      </w:ins>
      <w:r>
        <w:rPr>
          <w:rFonts w:eastAsia="Times New Roman" w:cs="Times New Roman"/>
          <w:szCs w:val="28"/>
          <w:lang w:eastAsia="ar-SA" w:bidi="ar-SA"/>
        </w:rPr>
        <w:t>successors</w:t>
      </w:r>
      <w:del w:id="48" w:author="Alan Jonckheere" w:date="2014-11-15T13:26:00Z">
        <w:r w:rsidDel="003B674C">
          <w:rPr>
            <w:rFonts w:eastAsia="Times New Roman" w:cs="Times New Roman"/>
            <w:szCs w:val="28"/>
            <w:lang w:eastAsia="ar-SA" w:bidi="ar-SA"/>
          </w:rPr>
          <w:delText xml:space="preserve"> and assigns to the same</w:delText>
        </w:r>
      </w:del>
      <w:ins w:id="49" w:author="Alan Jonckheere" w:date="2014-11-15T13:26:00Z">
        <w:r>
          <w:rPr>
            <w:rFonts w:eastAsia="Times New Roman" w:cs="Times New Roman"/>
            <w:szCs w:val="28"/>
            <w:lang w:eastAsia="ar-SA" w:bidi="ar-SA"/>
          </w:rPr>
          <w:t xml:space="preserve"> to these Covenants</w:t>
        </w:r>
      </w:ins>
      <w:r>
        <w:rPr>
          <w:rFonts w:eastAsia="Times New Roman" w:cs="Times New Roman"/>
          <w:szCs w:val="28"/>
          <w:lang w:eastAsia="ar-SA" w:bidi="ar-SA"/>
        </w:rPr>
        <w:t>.</w:t>
      </w:r>
    </w:p>
    <w:p w14:paraId="799825F4" w14:textId="77777777" w:rsidR="003B674C" w:rsidRPr="003B674C" w:rsidRDefault="003B674C" w:rsidP="0008103B">
      <w:pPr>
        <w:pStyle w:val="Heading3"/>
        <w:rPr>
          <w:rStyle w:val="Heading3Char"/>
          <w:rFonts w:cs="Times New Roman"/>
          <w:szCs w:val="28"/>
          <w:lang w:eastAsia="ar-SA" w:bidi="ar-SA"/>
        </w:rPr>
      </w:pPr>
    </w:p>
    <w:p w14:paraId="5581D6E4" w14:textId="7785BE6D" w:rsidR="0006066B" w:rsidRPr="0008103B" w:rsidRDefault="007B2CA4" w:rsidP="0008103B">
      <w:pPr>
        <w:pStyle w:val="Heading3"/>
        <w:rPr>
          <w:rStyle w:val="Heading3Char"/>
          <w:rFonts w:cs="Times New Roman"/>
          <w:szCs w:val="28"/>
          <w:lang w:eastAsia="ar-SA" w:bidi="ar-SA"/>
        </w:rPr>
      </w:pPr>
      <w:del w:id="50" w:author="Alan Jonckheere" w:date="2014-10-11T11:54:00Z">
        <w:r w:rsidDel="007B2CA4">
          <w:rPr>
            <w:rStyle w:val="Heading3Char"/>
          </w:rPr>
          <w:delText>1-77.</w:delText>
        </w:r>
      </w:del>
      <w:ins w:id="51" w:author="Alan Jonckheere" w:date="2014-10-11T11:54:00Z">
        <w:r w:rsidR="00FB12A6">
          <w:rPr>
            <w:rStyle w:val="Heading3Char"/>
          </w:rPr>
          <w:t>2</w:t>
        </w:r>
        <w:r w:rsidR="0006066B" w:rsidRPr="0008103B">
          <w:rPr>
            <w:rStyle w:val="Heading3Char"/>
          </w:rPr>
          <w:t>.</w:t>
        </w:r>
      </w:ins>
      <w:r w:rsidR="0006066B" w:rsidRPr="0008103B">
        <w:rPr>
          <w:rStyle w:val="Heading3Char"/>
        </w:rPr>
        <w:t xml:space="preserve"> </w:t>
      </w:r>
      <w:r w:rsidR="0006066B" w:rsidRPr="00A52C02">
        <w:t>CLUB PROPERTY</w:t>
      </w:r>
    </w:p>
    <w:p w14:paraId="711DC390" w14:textId="77777777" w:rsidR="0006066B" w:rsidRDefault="0006066B">
      <w:pPr>
        <w:rPr>
          <w:rFonts w:cs="Times New Roman"/>
          <w:szCs w:val="28"/>
        </w:rPr>
      </w:pPr>
      <w:r>
        <w:rPr>
          <w:rStyle w:val="Heading3Char"/>
          <w:rFonts w:eastAsia="Lucida Sans Unicode" w:cs="Times New Roman"/>
          <w:b w:val="0"/>
        </w:rPr>
        <w:t>The “Club” is the owner</w:t>
      </w:r>
      <w:r>
        <w:rPr>
          <w:rStyle w:val="Heading3Char"/>
          <w:rFonts w:eastAsia="Lucida Sans Unicode"/>
        </w:rPr>
        <w:t xml:space="preserve"> </w:t>
      </w:r>
      <w:r>
        <w:t xml:space="preserve">of the following real estate and facilities located within said </w:t>
      </w:r>
      <w:r>
        <w:lastRenderedPageBreak/>
        <w:t xml:space="preserve">subdivision, which said real estate and facilities are described as follows: </w:t>
      </w:r>
    </w:p>
    <w:p w14:paraId="1DE46A3E" w14:textId="77777777" w:rsidR="0069421E" w:rsidRDefault="0069421E">
      <w:pPr>
        <w:pStyle w:val="PreformattedText"/>
        <w:rPr>
          <w:rFonts w:ascii="Times New Roman" w:hAnsi="Times New Roman" w:cs="Times New Roman"/>
          <w:sz w:val="28"/>
          <w:szCs w:val="28"/>
        </w:rPr>
      </w:pPr>
    </w:p>
    <w:p w14:paraId="5ECC9AF9" w14:textId="77777777" w:rsidR="0006066B" w:rsidRDefault="0006066B" w:rsidP="00A52C02">
      <w:r>
        <w:t>A. Outlots A, C, D, E, F, G, H, J, K, M, N,</w:t>
      </w:r>
      <w:ins w:id="52" w:author="Alan Jonckheere" w:date="2014-10-11T11:54:00Z">
        <w:r>
          <w:t xml:space="preserve"> </w:t>
        </w:r>
        <w:r w:rsidR="00FE334F">
          <w:t>and</w:t>
        </w:r>
      </w:ins>
      <w:r w:rsidR="00FE334F">
        <w:t xml:space="preserve"> </w:t>
      </w:r>
      <w:r>
        <w:t xml:space="preserve">P, all in Section One (1) of Little Swan Lake Subdivision, being a Subdivision of part of Section 20, Township 8 North, Range 1 West of the Fourth Principal Meridian, according to the plat thereof recorded in Book 3, page 23 and 24 in Warren County, Illinois. </w:t>
      </w:r>
    </w:p>
    <w:p w14:paraId="6A62231D" w14:textId="77777777" w:rsidR="00AC654F" w:rsidRDefault="00AC654F" w:rsidP="00A52C02"/>
    <w:p w14:paraId="51E9F583" w14:textId="48D44F12" w:rsidR="00AC654F" w:rsidRDefault="0006066B" w:rsidP="00A52C02">
      <w:r>
        <w:t>B. A part of Section Six (6) consisting of Lots No. 583, 584, 585, 586, 587, 589, 590, 591, 592, 593, 594, 595, 596, 597, 598</w:t>
      </w:r>
      <w:ins w:id="53" w:author="Alan Jonckheere" w:date="2014-10-11T11:54:00Z">
        <w:r w:rsidR="00EC27B0">
          <w:t>,</w:t>
        </w:r>
        <w:r w:rsidR="004012BE">
          <w:t xml:space="preserve"> and Circle A</w:t>
        </w:r>
        <w:r>
          <w:t xml:space="preserve"> Court</w:t>
        </w:r>
        <w:r w:rsidR="0069421E">
          <w:t>,</w:t>
        </w:r>
      </w:ins>
      <w:r w:rsidR="004012BE">
        <w:t xml:space="preserve"> and Circle B</w:t>
      </w:r>
      <w:del w:id="54" w:author="Alan Jonckheere" w:date="2014-10-11T11:54:00Z">
        <w:r w:rsidR="00091AF7">
          <w:rPr>
            <w:rFonts w:cs="Times New Roman"/>
            <w:szCs w:val="28"/>
          </w:rPr>
          <w:delText xml:space="preserve"> Court and Circle A</w:delText>
        </w:r>
      </w:del>
      <w:r>
        <w:t xml:space="preserve"> Court, all in Section Six (6) of Little Swan Lake Subdivision, being a Subdivision of Outlot “L” and part of Outlot “K” in Little Swan Lake Section One (1) in the Northeast Quarter of Section 20. Township 8 North, Range 1 West of the Fourth Principal Meridian, W</w:t>
      </w:r>
      <w:r w:rsidR="00C7636B">
        <w:t xml:space="preserve">arren County, Illinois, </w:t>
      </w:r>
      <w:del w:id="55" w:author="Alan Jonckheere" w:date="2014-10-11T11:54:00Z">
        <w:r w:rsidR="00091AF7">
          <w:rPr>
            <w:rFonts w:cs="Times New Roman"/>
            <w:szCs w:val="28"/>
          </w:rPr>
          <w:delText>as per Plat</w:delText>
        </w:r>
      </w:del>
      <w:ins w:id="56" w:author="Alan Jonckheere" w:date="2014-10-11T11:54:00Z">
        <w:r w:rsidR="00FB60F4">
          <w:t>according to the p</w:t>
        </w:r>
        <w:r>
          <w:t>lat</w:t>
        </w:r>
      </w:ins>
      <w:r>
        <w:t xml:space="preserve"> thereof recorded in Volume 4 of Plats, Pages 50-</w:t>
      </w:r>
      <w:r w:rsidR="00AC654F">
        <w:t>51.</w:t>
      </w:r>
    </w:p>
    <w:p w14:paraId="177C8499" w14:textId="77777777" w:rsidR="00AC654F" w:rsidRDefault="00AC654F" w:rsidP="00A52C02"/>
    <w:p w14:paraId="1EF7AB8A" w14:textId="77777777" w:rsidR="0006066B" w:rsidRDefault="00AC654F" w:rsidP="00A52C02">
      <w:r>
        <w:t>C</w:t>
      </w:r>
      <w:r w:rsidR="0006066B">
        <w:t xml:space="preserve">. Outlots AA, P, Q, R, S, T, U, </w:t>
      </w:r>
      <w:ins w:id="57" w:author="Alan Jonckheere" w:date="2014-10-11T11:54:00Z">
        <w:r w:rsidR="004E7BA6">
          <w:t xml:space="preserve">and </w:t>
        </w:r>
      </w:ins>
      <w:r w:rsidR="0006066B">
        <w:t>V, all in Section Two (2) Little Swan Lake Subdivision, being a part of Section 19, 20</w:t>
      </w:r>
      <w:ins w:id="58" w:author="Alan Jonckheere" w:date="2014-10-11T11:54:00Z">
        <w:r w:rsidR="004E7BA6">
          <w:t>,</w:t>
        </w:r>
      </w:ins>
      <w:r w:rsidR="0006066B">
        <w:t xml:space="preserve"> &amp; 30, Township 8 North, Range 1 West of the Fourth Principal Meridian, Warren County, Illinois, according to the plat thereof recorded in Book 3, page 53 and 54 in Warren County, Illinois. </w:t>
      </w:r>
    </w:p>
    <w:p w14:paraId="1E7C8B53" w14:textId="77777777" w:rsidR="00AC654F" w:rsidRDefault="00AC654F" w:rsidP="00A52C02"/>
    <w:p w14:paraId="2AF9BFDA" w14:textId="13EA3A96" w:rsidR="0006066B" w:rsidRDefault="0006066B" w:rsidP="00A52C02">
      <w:pPr>
        <w:rPr>
          <w:rFonts w:eastAsia="Times New Roman"/>
          <w:lang w:eastAsia="ar-SA" w:bidi="ar-SA"/>
        </w:rPr>
      </w:pPr>
      <w:r>
        <w:t>D. Outlots AA, W, X, Y,</w:t>
      </w:r>
      <w:ins w:id="59" w:author="Alan Jonckheere" w:date="2014-10-11T11:54:00Z">
        <w:r w:rsidR="004E7BA6">
          <w:t xml:space="preserve"> and</w:t>
        </w:r>
      </w:ins>
      <w:r>
        <w:t xml:space="preserve"> Z, all in Section Three (3) of Little Swan Lake Subdivision, Warren County, Illinois, being a Subdivision of part of the West Half of Section 20, Township 8 North, Range 1 West of the Fourth Principal Meridian, Warren County, Illinois, </w:t>
      </w:r>
      <w:del w:id="60" w:author="Alan Jonckheere" w:date="2014-10-11T11:54:00Z">
        <w:r w:rsidR="00091AF7">
          <w:rPr>
            <w:rFonts w:cs="Times New Roman"/>
            <w:szCs w:val="28"/>
          </w:rPr>
          <w:delText>as per Plat</w:delText>
        </w:r>
      </w:del>
      <w:ins w:id="61" w:author="Alan Jonckheere" w:date="2014-10-11T11:54:00Z">
        <w:r w:rsidR="00FB60F4">
          <w:t>according to the p</w:t>
        </w:r>
        <w:r>
          <w:t>lat</w:t>
        </w:r>
      </w:ins>
      <w:r>
        <w:t xml:space="preserve"> thereof recorded in Volume 3 of Plats, Page 80. </w:t>
      </w:r>
    </w:p>
    <w:p w14:paraId="4A41D9B9" w14:textId="77777777" w:rsidR="00AC654F" w:rsidRDefault="00AC654F" w:rsidP="00A52C02">
      <w:pPr>
        <w:rPr>
          <w:rFonts w:eastAsia="Times New Roman"/>
          <w:lang w:eastAsia="ar-SA" w:bidi="ar-SA"/>
        </w:rPr>
      </w:pPr>
    </w:p>
    <w:p w14:paraId="5B4A6BA4" w14:textId="1BD64631" w:rsidR="0006066B" w:rsidRDefault="0006066B" w:rsidP="00A52C02">
      <w:pPr>
        <w:rPr>
          <w:rFonts w:eastAsia="Times New Roman"/>
          <w:lang w:eastAsia="ar-SA" w:bidi="ar-SA"/>
        </w:rPr>
      </w:pPr>
      <w:r>
        <w:rPr>
          <w:rFonts w:eastAsia="Times New Roman"/>
          <w:lang w:eastAsia="ar-SA" w:bidi="ar-SA"/>
        </w:rPr>
        <w:t>E. Outlots AA, BB, CC, DD, EE,</w:t>
      </w:r>
      <w:ins w:id="62" w:author="Alan Jonckheere" w:date="2014-10-11T11:54:00Z">
        <w:r w:rsidR="004E7BA6">
          <w:rPr>
            <w:rFonts w:eastAsia="Times New Roman"/>
            <w:lang w:eastAsia="ar-SA" w:bidi="ar-SA"/>
          </w:rPr>
          <w:t xml:space="preserve"> and</w:t>
        </w:r>
      </w:ins>
      <w:r>
        <w:rPr>
          <w:rFonts w:eastAsia="Times New Roman"/>
          <w:lang w:eastAsia="ar-SA" w:bidi="ar-SA"/>
        </w:rPr>
        <w:t xml:space="preserve"> FF, all in Section Four (4), being a Subdivision of part of the Southwest Quarter, Southeast Quarter and Northeast Quarter of Section 19, part of the Northwest Quarter of Section 20 and a </w:t>
      </w:r>
      <w:del w:id="63" w:author="Alan Jonckheere" w:date="2014-10-11T11:54:00Z">
        <w:r w:rsidR="00091AF7">
          <w:rPr>
            <w:rFonts w:eastAsia="Times New Roman" w:cs="Times New Roman"/>
            <w:szCs w:val="28"/>
            <w:lang w:eastAsia="ar-SA" w:bidi="ar-SA"/>
          </w:rPr>
          <w:delText>resubdivision</w:delText>
        </w:r>
      </w:del>
      <w:ins w:id="64" w:author="Alan Jonckheere" w:date="2014-10-11T11:54:00Z">
        <w:r>
          <w:rPr>
            <w:rFonts w:eastAsia="Times New Roman"/>
            <w:lang w:eastAsia="ar-SA" w:bidi="ar-SA"/>
          </w:rPr>
          <w:t>re</w:t>
        </w:r>
        <w:r w:rsidR="00BA538F">
          <w:rPr>
            <w:rFonts w:eastAsia="Times New Roman"/>
            <w:lang w:eastAsia="ar-SA" w:bidi="ar-SA"/>
          </w:rPr>
          <w:t>-</w:t>
        </w:r>
        <w:r>
          <w:rPr>
            <w:rFonts w:eastAsia="Times New Roman"/>
            <w:lang w:eastAsia="ar-SA" w:bidi="ar-SA"/>
          </w:rPr>
          <w:t>subdivision</w:t>
        </w:r>
      </w:ins>
      <w:r>
        <w:rPr>
          <w:rFonts w:eastAsia="Times New Roman"/>
          <w:lang w:eastAsia="ar-SA" w:bidi="ar-SA"/>
        </w:rPr>
        <w:t xml:space="preserve"> of Lots 110, 111 and part of Kramer Road in Little Swan Lake, Section One, a Subdivision of part of Section 20, all in Township 8 North, Range 1 West of the Fourth Principal Meridian, Warren County, Illinois, according to the plat thereof recorded in Book 3, pages 81 and 82.</w:t>
      </w:r>
    </w:p>
    <w:p w14:paraId="552E3EB7" w14:textId="7928596E" w:rsidR="00E345F6" w:rsidRDefault="00DE715A" w:rsidP="00E345F6">
      <w:pPr>
        <w:pStyle w:val="Heading3"/>
        <w:tabs>
          <w:tab w:val="clear" w:pos="0"/>
          <w:tab w:val="num" w:pos="720"/>
        </w:tabs>
        <w:rPr>
          <w:rFonts w:cs="Times New Roman"/>
          <w:szCs w:val="28"/>
        </w:rPr>
      </w:pPr>
      <w:del w:id="65" w:author="Alan Jonckheere" w:date="2014-10-11T12:14:00Z">
        <w:r w:rsidDel="00DE715A">
          <w:delText>7-7</w:delText>
        </w:r>
      </w:del>
      <w:del w:id="66" w:author="Alan Jonckheere" w:date="2014-10-11T12:12:00Z">
        <w:r w:rsidDel="00DE715A">
          <w:delText xml:space="preserve">7. </w:delText>
        </w:r>
      </w:del>
      <w:del w:id="67" w:author="Alan Jonckheere" w:date="2014-11-16T15:03:00Z">
        <w:r w:rsidR="00E345F6" w:rsidDel="00E345F6">
          <w:rPr>
            <w:rStyle w:val="Heading3Char"/>
            <w:b/>
            <w:bCs/>
          </w:rPr>
          <w:delText xml:space="preserve"> CLUB REAL ESTATE</w:delText>
        </w:r>
      </w:del>
    </w:p>
    <w:p w14:paraId="6A28E3B2" w14:textId="5433D256" w:rsidR="00E345F6" w:rsidRDefault="00E345F6" w:rsidP="00E345F6">
      <w:pPr>
        <w:pStyle w:val="PreformattedText"/>
        <w:rPr>
          <w:rFonts w:ascii="Times New Roman" w:hAnsi="Times New Roman" w:cs="Times New Roman"/>
          <w:sz w:val="28"/>
          <w:szCs w:val="28"/>
        </w:rPr>
      </w:pPr>
      <w:r>
        <w:rPr>
          <w:rFonts w:ascii="Times New Roman" w:hAnsi="Times New Roman" w:cs="Times New Roman"/>
          <w:sz w:val="28"/>
          <w:szCs w:val="28"/>
        </w:rPr>
        <w:t xml:space="preserve">No real estate owned by the Club </w:t>
      </w:r>
      <w:del w:id="68" w:author="Alan Jonckheere" w:date="2014-11-16T15:03:00Z">
        <w:r w:rsidDel="00E345F6">
          <w:rPr>
            <w:rFonts w:ascii="Times New Roman" w:hAnsi="Times New Roman" w:cs="Times New Roman"/>
            <w:sz w:val="28"/>
            <w:szCs w:val="28"/>
          </w:rPr>
          <w:delText>shall</w:delText>
        </w:r>
      </w:del>
      <w:ins w:id="69" w:author="Alan Jonckheere" w:date="2014-11-16T15:03:00Z">
        <w:r>
          <w:rPr>
            <w:rFonts w:ascii="Times New Roman" w:hAnsi="Times New Roman" w:cs="Times New Roman"/>
            <w:sz w:val="28"/>
            <w:szCs w:val="28"/>
          </w:rPr>
          <w:t>may</w:t>
        </w:r>
      </w:ins>
      <w:r>
        <w:rPr>
          <w:rFonts w:ascii="Times New Roman" w:hAnsi="Times New Roman" w:cs="Times New Roman"/>
          <w:sz w:val="28"/>
          <w:szCs w:val="28"/>
        </w:rPr>
        <w:t xml:space="preserve"> be sold unless it is approved by a </w:t>
      </w:r>
      <w:del w:id="70" w:author="Alan Jonckheere" w:date="2014-11-16T15:03:00Z">
        <w:r w:rsidDel="00E345F6">
          <w:rPr>
            <w:rFonts w:ascii="Times New Roman" w:hAnsi="Times New Roman" w:cs="Times New Roman"/>
            <w:sz w:val="28"/>
            <w:szCs w:val="28"/>
          </w:rPr>
          <w:delText>2/3</w:delText>
        </w:r>
      </w:del>
      <w:ins w:id="71" w:author="Alan Jonckheere" w:date="2014-11-16T15:03:00Z">
        <w:r>
          <w:rPr>
            <w:rFonts w:ascii="Times New Roman" w:hAnsi="Times New Roman" w:cs="Times New Roman"/>
            <w:sz w:val="28"/>
            <w:szCs w:val="28"/>
          </w:rPr>
          <w:t>two-thirds majority</w:t>
        </w:r>
      </w:ins>
      <w:r>
        <w:rPr>
          <w:rFonts w:ascii="Times New Roman" w:hAnsi="Times New Roman" w:cs="Times New Roman"/>
          <w:sz w:val="28"/>
          <w:szCs w:val="28"/>
        </w:rPr>
        <w:t xml:space="preserve"> vote of </w:t>
      </w:r>
      <w:del w:id="72" w:author="Alan Jonckheere" w:date="2014-11-16T15:04:00Z">
        <w:r w:rsidDel="00E345F6">
          <w:rPr>
            <w:rFonts w:ascii="Times New Roman" w:hAnsi="Times New Roman" w:cs="Times New Roman"/>
            <w:sz w:val="28"/>
            <w:szCs w:val="28"/>
          </w:rPr>
          <w:delText>the</w:delText>
        </w:r>
      </w:del>
      <w:ins w:id="73" w:author="Alan Jonckheere" w:date="2014-11-16T15:04:00Z">
        <w:r>
          <w:rPr>
            <w:rFonts w:ascii="Times New Roman" w:hAnsi="Times New Roman" w:cs="Times New Roman"/>
            <w:sz w:val="28"/>
            <w:szCs w:val="28"/>
          </w:rPr>
          <w:t>lot</w:t>
        </w:r>
      </w:ins>
      <w:r>
        <w:rPr>
          <w:rFonts w:ascii="Times New Roman" w:hAnsi="Times New Roman" w:cs="Times New Roman"/>
          <w:sz w:val="28"/>
          <w:szCs w:val="28"/>
        </w:rPr>
        <w:t xml:space="preserve"> owners</w:t>
      </w:r>
      <w:del w:id="74" w:author="Alan Jonckheere" w:date="2014-11-16T15:04:00Z">
        <w:r w:rsidDel="00E345F6">
          <w:rPr>
            <w:rFonts w:ascii="Times New Roman" w:hAnsi="Times New Roman" w:cs="Times New Roman"/>
            <w:sz w:val="28"/>
            <w:szCs w:val="28"/>
          </w:rPr>
          <w:delText xml:space="preserve"> of lots</w:delText>
        </w:r>
      </w:del>
      <w:r>
        <w:rPr>
          <w:rFonts w:ascii="Times New Roman" w:hAnsi="Times New Roman" w:cs="Times New Roman"/>
          <w:sz w:val="28"/>
          <w:szCs w:val="28"/>
        </w:rPr>
        <w:t xml:space="preserve"> </w:t>
      </w:r>
      <w:ins w:id="75" w:author="Alan Jonckheere" w:date="2014-11-16T15:04:00Z">
        <w:r>
          <w:rPr>
            <w:rFonts w:ascii="Times New Roman" w:hAnsi="Times New Roman" w:cs="Times New Roman"/>
            <w:sz w:val="28"/>
            <w:szCs w:val="28"/>
          </w:rPr>
          <w:t>voting with one vote allowed per lot (voting in person, by absentee ballot, or by proxy) at a duly called membership meeting</w:t>
        </w:r>
      </w:ins>
      <w:r>
        <w:rPr>
          <w:rFonts w:ascii="Times New Roman" w:hAnsi="Times New Roman" w:cs="Times New Roman"/>
          <w:sz w:val="28"/>
          <w:szCs w:val="28"/>
        </w:rPr>
        <w:t xml:space="preserve">. </w:t>
      </w:r>
    </w:p>
    <w:p w14:paraId="2E7C3C46" w14:textId="77777777" w:rsidR="00091AF7" w:rsidRDefault="00091AF7" w:rsidP="00B204BB">
      <w:pPr>
        <w:pStyle w:val="Heading3"/>
        <w:numPr>
          <w:ilvl w:val="0"/>
          <w:numId w:val="0"/>
        </w:numPr>
        <w:rPr>
          <w:del w:id="76" w:author="Alan Jonckheere" w:date="2014-10-11T11:54:00Z"/>
          <w:rFonts w:cs="Times New Roman"/>
          <w:szCs w:val="28"/>
        </w:rPr>
      </w:pPr>
      <w:del w:id="77" w:author="Alan Jonckheere" w:date="2014-10-11T11:54:00Z">
        <w:r>
          <w:delText xml:space="preserve">2-77. BINDING EFFECT OF RESTRICTIONS </w:delText>
        </w:r>
      </w:del>
    </w:p>
    <w:p w14:paraId="6F2123CA" w14:textId="77777777" w:rsidR="00091AF7" w:rsidRDefault="00091AF7" w:rsidP="00CB09DC">
      <w:pPr>
        <w:rPr>
          <w:del w:id="78" w:author="Alan Jonckheere" w:date="2014-10-11T11:54:00Z"/>
          <w:rFonts w:eastAsia="Times New Roman"/>
          <w:lang w:eastAsia="ar-SA" w:bidi="ar-SA"/>
        </w:rPr>
      </w:pPr>
      <w:del w:id="79" w:author="Alan Jonckheere" w:date="2014-10-11T11:54:00Z">
        <w:r>
          <w:delText xml:space="preserve">Each contract for sale, conveyance or lease of any such lot shall be made subject to said covenants, conditions and restrictions and each purchaser, grantee or lessee hereinafter </w:delText>
        </w:r>
        <w:r>
          <w:lastRenderedPageBreak/>
          <w:delText xml:space="preserve">sometimes to as “Lot Owner” by the acceptance of such contract, conveyance or lease, shall thereby subject himself, his heirs, executors, administrators, successors and assigns to the same. </w:delText>
        </w:r>
      </w:del>
    </w:p>
    <w:p w14:paraId="51105FD3" w14:textId="1B5FDBF1" w:rsidR="0006066B" w:rsidRDefault="0006066B" w:rsidP="00A52C02">
      <w:pPr>
        <w:rPr>
          <w:ins w:id="80" w:author="Alan Jonckheere" w:date="2014-10-11T11:54:00Z"/>
        </w:rPr>
      </w:pPr>
    </w:p>
    <w:p w14:paraId="301DAD92" w14:textId="47856B6A" w:rsidR="0006066B" w:rsidRPr="005E1AC1" w:rsidRDefault="007B2CA4" w:rsidP="0008103B">
      <w:pPr>
        <w:pStyle w:val="Heading3"/>
        <w:rPr>
          <w:rFonts w:cs="Times New Roman"/>
          <w:szCs w:val="28"/>
          <w:lang w:eastAsia="ar-SA" w:bidi="ar-SA"/>
        </w:rPr>
      </w:pPr>
      <w:del w:id="81" w:author="Alan Jonckheere" w:date="2014-10-11T12:00:00Z">
        <w:r w:rsidDel="007B2CA4">
          <w:rPr>
            <w:lang w:eastAsia="ar-SA" w:bidi="ar-SA"/>
          </w:rPr>
          <w:delText>2-68.</w:delText>
        </w:r>
      </w:del>
      <w:ins w:id="82" w:author="Alan Jonckheere" w:date="2014-10-11T11:54:00Z">
        <w:r w:rsidR="0006066B" w:rsidRPr="005E1AC1">
          <w:rPr>
            <w:lang w:eastAsia="ar-SA" w:bidi="ar-SA"/>
          </w:rPr>
          <w:t>3</w:t>
        </w:r>
      </w:ins>
      <w:r w:rsidR="0006066B" w:rsidRPr="005E1AC1">
        <w:rPr>
          <w:lang w:eastAsia="ar-SA" w:bidi="ar-SA"/>
        </w:rPr>
        <w:t>. USE OF LOTS</w:t>
      </w:r>
    </w:p>
    <w:p w14:paraId="7D987634" w14:textId="4F5F2A81" w:rsidR="0006066B" w:rsidRDefault="0006066B" w:rsidP="00A409D8">
      <w:pPr>
        <w:widowControl/>
        <w:suppressAutoHyphens w:val="0"/>
        <w:autoSpaceDE w:val="0"/>
        <w:rPr>
          <w:rFonts w:eastAsia="Times New Roman" w:cs="Times New Roman"/>
          <w:szCs w:val="28"/>
          <w:lang w:eastAsia="ar-SA" w:bidi="ar-SA"/>
        </w:rPr>
      </w:pPr>
      <w:r>
        <w:rPr>
          <w:rFonts w:eastAsia="Times New Roman" w:cs="Times New Roman"/>
          <w:szCs w:val="28"/>
          <w:lang w:eastAsia="ar-SA" w:bidi="ar-SA"/>
        </w:rPr>
        <w:t xml:space="preserve">All lots in </w:t>
      </w:r>
      <w:del w:id="83" w:author="Alan Jonckheere" w:date="2014-10-11T11:54:00Z">
        <w:r w:rsidR="00091AF7">
          <w:rPr>
            <w:rFonts w:eastAsia="Times New Roman" w:cs="Times New Roman"/>
            <w:szCs w:val="28"/>
            <w:lang w:eastAsia="ar-SA" w:bidi="ar-SA"/>
          </w:rPr>
          <w:delText>said</w:delText>
        </w:r>
      </w:del>
      <w:ins w:id="84" w:author="Alan Jonckheere" w:date="2014-10-11T11:54:00Z">
        <w:r w:rsidR="004E7BA6">
          <w:rPr>
            <w:rFonts w:eastAsia="Times New Roman" w:cs="Times New Roman"/>
            <w:szCs w:val="28"/>
            <w:lang w:eastAsia="ar-SA" w:bidi="ar-SA"/>
          </w:rPr>
          <w:t>the</w:t>
        </w:r>
      </w:ins>
      <w:r w:rsidR="004E7BA6">
        <w:rPr>
          <w:rFonts w:eastAsia="Times New Roman" w:cs="Times New Roman"/>
          <w:szCs w:val="28"/>
          <w:lang w:eastAsia="ar-SA" w:bidi="ar-SA"/>
        </w:rPr>
        <w:t xml:space="preserve"> </w:t>
      </w:r>
      <w:r>
        <w:rPr>
          <w:rFonts w:eastAsia="Times New Roman" w:cs="Times New Roman"/>
          <w:szCs w:val="28"/>
          <w:lang w:eastAsia="ar-SA" w:bidi="ar-SA"/>
        </w:rPr>
        <w:t xml:space="preserve">Subdivision </w:t>
      </w:r>
      <w:del w:id="85" w:author="Alan Jonckheere" w:date="2014-10-11T11:54:00Z">
        <w:r w:rsidR="00091AF7">
          <w:rPr>
            <w:rFonts w:eastAsia="Times New Roman" w:cs="Times New Roman"/>
            <w:szCs w:val="28"/>
            <w:lang w:eastAsia="ar-SA" w:bidi="ar-SA"/>
          </w:rPr>
          <w:delText xml:space="preserve">shall be used and </w:delText>
        </w:r>
      </w:del>
      <w:ins w:id="86" w:author="Alan Jonckheere" w:date="2014-10-11T11:54:00Z">
        <w:r w:rsidR="0015095B">
          <w:rPr>
            <w:rFonts w:eastAsia="Times New Roman" w:cs="Times New Roman"/>
            <w:szCs w:val="28"/>
            <w:lang w:eastAsia="ar-SA" w:bidi="ar-SA"/>
          </w:rPr>
          <w:t xml:space="preserve">are </w:t>
        </w:r>
      </w:ins>
      <w:r w:rsidR="0015095B">
        <w:rPr>
          <w:rFonts w:eastAsia="Times New Roman" w:cs="Times New Roman"/>
          <w:szCs w:val="28"/>
          <w:lang w:eastAsia="ar-SA" w:bidi="ar-SA"/>
        </w:rPr>
        <w:t xml:space="preserve">occupied </w:t>
      </w:r>
      <w:del w:id="87" w:author="Alan Jonckheere" w:date="2014-10-11T11:54:00Z">
        <w:r w:rsidR="00091AF7">
          <w:rPr>
            <w:rFonts w:eastAsia="Times New Roman" w:cs="Times New Roman"/>
            <w:szCs w:val="28"/>
            <w:lang w:eastAsia="ar-SA" w:bidi="ar-SA"/>
          </w:rPr>
          <w:delText>for</w:delText>
        </w:r>
      </w:del>
      <w:ins w:id="88" w:author="Alan Jonckheere" w:date="2014-10-11T11:54:00Z">
        <w:r w:rsidR="0015095B">
          <w:rPr>
            <w:rFonts w:eastAsia="Times New Roman" w:cs="Times New Roman"/>
            <w:szCs w:val="28"/>
            <w:lang w:eastAsia="ar-SA" w:bidi="ar-SA"/>
          </w:rPr>
          <w:t>and used as</w:t>
        </w:r>
      </w:ins>
      <w:r>
        <w:rPr>
          <w:rFonts w:eastAsia="Times New Roman" w:cs="Times New Roman"/>
          <w:szCs w:val="28"/>
          <w:lang w:eastAsia="ar-SA" w:bidi="ar-SA"/>
        </w:rPr>
        <w:t xml:space="preserve"> one family </w:t>
      </w:r>
      <w:proofErr w:type="gramStart"/>
      <w:r>
        <w:rPr>
          <w:rFonts w:eastAsia="Times New Roman" w:cs="Times New Roman"/>
          <w:szCs w:val="28"/>
          <w:lang w:eastAsia="ar-SA" w:bidi="ar-SA"/>
        </w:rPr>
        <w:t>residences</w:t>
      </w:r>
      <w:proofErr w:type="gramEnd"/>
      <w:r>
        <w:rPr>
          <w:rFonts w:eastAsia="Times New Roman" w:cs="Times New Roman"/>
          <w:szCs w:val="28"/>
          <w:lang w:eastAsia="ar-SA" w:bidi="ar-SA"/>
        </w:rPr>
        <w:t xml:space="preserve"> and</w:t>
      </w:r>
      <w:r w:rsidR="0015095B">
        <w:rPr>
          <w:rFonts w:eastAsia="Times New Roman" w:cs="Times New Roman"/>
          <w:szCs w:val="28"/>
          <w:lang w:eastAsia="ar-SA" w:bidi="ar-SA"/>
        </w:rPr>
        <w:t xml:space="preserve"> </w:t>
      </w:r>
      <w:ins w:id="89" w:author="Alan Jonckheere" w:date="2014-10-11T11:54:00Z">
        <w:r w:rsidR="0015095B">
          <w:rPr>
            <w:rFonts w:eastAsia="Times New Roman" w:cs="Times New Roman"/>
            <w:szCs w:val="28"/>
            <w:lang w:eastAsia="ar-SA" w:bidi="ar-SA"/>
          </w:rPr>
          <w:t>for</w:t>
        </w:r>
        <w:r>
          <w:rPr>
            <w:rFonts w:eastAsia="Times New Roman" w:cs="Times New Roman"/>
            <w:szCs w:val="28"/>
            <w:lang w:eastAsia="ar-SA" w:bidi="ar-SA"/>
          </w:rPr>
          <w:t xml:space="preserve"> </w:t>
        </w:r>
      </w:ins>
      <w:r>
        <w:rPr>
          <w:rFonts w:eastAsia="Times New Roman" w:cs="Times New Roman"/>
          <w:szCs w:val="28"/>
          <w:lang w:eastAsia="ar-SA" w:bidi="ar-SA"/>
        </w:rPr>
        <w:t>recreational purposes</w:t>
      </w:r>
      <w:r w:rsidR="0015095B">
        <w:rPr>
          <w:rFonts w:eastAsia="Times New Roman" w:cs="Times New Roman"/>
          <w:szCs w:val="28"/>
          <w:lang w:eastAsia="ar-SA" w:bidi="ar-SA"/>
        </w:rPr>
        <w:t xml:space="preserve"> only</w:t>
      </w:r>
      <w:r w:rsidR="00A409D8">
        <w:rPr>
          <w:rFonts w:eastAsia="Times New Roman" w:cs="Times New Roman"/>
          <w:szCs w:val="28"/>
          <w:lang w:eastAsia="ar-SA" w:bidi="ar-SA"/>
        </w:rPr>
        <w:t>.</w:t>
      </w:r>
    </w:p>
    <w:p w14:paraId="10EE6C6F" w14:textId="77777777" w:rsidR="00091AF7" w:rsidRDefault="00091AF7" w:rsidP="00B204BB">
      <w:pPr>
        <w:pStyle w:val="Heading3"/>
        <w:numPr>
          <w:ilvl w:val="0"/>
          <w:numId w:val="0"/>
        </w:numPr>
        <w:rPr>
          <w:del w:id="90" w:author="Alan Jonckheere" w:date="2014-10-11T11:54:00Z"/>
          <w:rFonts w:cs="Times New Roman"/>
          <w:szCs w:val="28"/>
        </w:rPr>
      </w:pPr>
      <w:del w:id="91" w:author="Alan Jonckheere" w:date="2014-10-11T11:54:00Z">
        <w:r>
          <w:delText xml:space="preserve">3-77. USE OF LOTS </w:delText>
        </w:r>
      </w:del>
    </w:p>
    <w:p w14:paraId="25C2A270" w14:textId="77777777" w:rsidR="00091AF7" w:rsidRDefault="00091AF7">
      <w:pPr>
        <w:pStyle w:val="PreformattedText"/>
        <w:rPr>
          <w:del w:id="92" w:author="Alan Jonckheere" w:date="2014-10-11T11:54:00Z"/>
          <w:rFonts w:ascii="Times New Roman" w:eastAsia="Times New Roman" w:hAnsi="Times New Roman" w:cs="Times New Roman"/>
          <w:sz w:val="28"/>
          <w:szCs w:val="28"/>
          <w:lang w:eastAsia="ar-SA" w:bidi="ar-SA"/>
        </w:rPr>
      </w:pPr>
      <w:del w:id="93" w:author="Alan Jonckheere" w:date="2014-10-11T11:54:00Z">
        <w:r>
          <w:rPr>
            <w:rFonts w:ascii="Times New Roman" w:hAnsi="Times New Roman" w:cs="Times New Roman"/>
            <w:sz w:val="28"/>
            <w:szCs w:val="28"/>
          </w:rPr>
          <w:delText>All lots in said Subdivision shall be used and occupied for one family residences.</w:delText>
        </w:r>
      </w:del>
    </w:p>
    <w:p w14:paraId="5CFBA39F" w14:textId="36DE5A6F" w:rsidR="00E865F1" w:rsidRPr="00E865F1" w:rsidRDefault="00D93FC2" w:rsidP="0008103B">
      <w:pPr>
        <w:pStyle w:val="Heading3"/>
      </w:pPr>
      <w:del w:id="94" w:author="Alan Jonckheere" w:date="2014-10-11T11:54:00Z">
        <w:r>
          <w:rPr>
            <w:lang w:eastAsia="ar-SA" w:bidi="ar-SA"/>
          </w:rPr>
          <w:delText>3</w:delText>
        </w:r>
        <w:r w:rsidR="00091AF7">
          <w:rPr>
            <w:lang w:eastAsia="ar-SA" w:bidi="ar-SA"/>
          </w:rPr>
          <w:delText>-68</w:delText>
        </w:r>
      </w:del>
      <w:ins w:id="95" w:author="Alan Jonckheere" w:date="2014-10-11T11:54:00Z">
        <w:r w:rsidR="0006066B" w:rsidRPr="00E865F1">
          <w:t>4</w:t>
        </w:r>
      </w:ins>
      <w:r w:rsidR="0006066B" w:rsidRPr="00E865F1">
        <w:t xml:space="preserve">. MEMBERSHIP IN LITTLE SWAN LAKE CLUB </w:t>
      </w:r>
    </w:p>
    <w:p w14:paraId="3CC0F8FB" w14:textId="1CB49999" w:rsidR="00110C6B" w:rsidRDefault="00EB3143" w:rsidP="00093476">
      <w:ins w:id="96" w:author="Alan Jonckheere" w:date="2014-10-11T11:54:00Z">
        <w:r>
          <w:t xml:space="preserve">Membership </w:t>
        </w:r>
      </w:ins>
      <w:ins w:id="97" w:author="Alan Jonckheere" w:date="2014-11-21T14:39:00Z">
        <w:r>
          <w:t>or being a guest of a</w:t>
        </w:r>
      </w:ins>
      <w:ins w:id="98" w:author="Alan Jonckheere" w:date="2014-10-11T11:54:00Z">
        <w:r>
          <w:t xml:space="preserve"> member</w:t>
        </w:r>
      </w:ins>
      <w:ins w:id="99" w:author="Alan Jonckheere" w:date="2014-11-21T14:39:00Z">
        <w:r>
          <w:t xml:space="preserve"> is required</w:t>
        </w:r>
      </w:ins>
      <w:ins w:id="100" w:author="Alan Jonckheere" w:date="2014-10-11T11:54:00Z">
        <w:r w:rsidR="00070AA3">
          <w:t xml:space="preserve"> to enjoy the use of properties owned by the Little Swan Lake Club</w:t>
        </w:r>
      </w:ins>
      <w:ins w:id="101" w:author="Alan Jonckheere" w:date="2014-10-18T10:16:00Z">
        <w:r w:rsidR="00BE520B">
          <w:t xml:space="preserve">, including </w:t>
        </w:r>
        <w:r>
          <w:t>the lake, the clubhouse, and</w:t>
        </w:r>
        <w:r w:rsidR="00BE520B">
          <w:t xml:space="preserve"> outlots</w:t>
        </w:r>
      </w:ins>
      <w:ins w:id="102" w:author="Alan Jonckheere" w:date="2014-10-11T11:54:00Z">
        <w:r w:rsidR="00070AA3">
          <w:t xml:space="preserve">.  </w:t>
        </w:r>
      </w:ins>
      <w:r w:rsidR="00B8384E">
        <w:t xml:space="preserve">Ownership or </w:t>
      </w:r>
      <w:del w:id="103" w:author="Alan Jonckheere" w:date="2014-10-11T11:54:00Z">
        <w:r w:rsidR="00091AF7">
          <w:rPr>
            <w:rFonts w:eastAsia="Times New Roman" w:cs="Times New Roman"/>
            <w:szCs w:val="28"/>
            <w:lang w:eastAsia="ar-SA" w:bidi="ar-SA"/>
          </w:rPr>
          <w:delText>occupancy of any lot in Little Swan Lake Subdivision is expressly conditioned upon</w:delText>
        </w:r>
      </w:del>
      <w:ins w:id="104" w:author="Alan Jonckheere" w:date="2014-10-11T11:54:00Z">
        <w:r w:rsidR="00B8384E">
          <w:t>a bona</w:t>
        </w:r>
      </w:ins>
      <w:ins w:id="105" w:author="Alan Jonckheere" w:date="2014-11-21T14:41:00Z">
        <w:r>
          <w:t xml:space="preserve"> </w:t>
        </w:r>
      </w:ins>
      <w:ins w:id="106" w:author="Alan Jonckheere" w:date="2014-10-11T11:54:00Z">
        <w:r w:rsidR="00B8384E">
          <w:t xml:space="preserve">fide lease </w:t>
        </w:r>
        <w:r w:rsidR="00DD76D5">
          <w:t>requires</w:t>
        </w:r>
      </w:ins>
      <w:r w:rsidR="00B8384E">
        <w:t xml:space="preserve"> membership</w:t>
      </w:r>
      <w:r w:rsidR="00DD76D5">
        <w:t xml:space="preserve"> </w:t>
      </w:r>
      <w:del w:id="107" w:author="Alan Jonckheere" w:date="2014-10-11T11:54:00Z">
        <w:r w:rsidR="00091AF7">
          <w:rPr>
            <w:rFonts w:eastAsia="Times New Roman" w:cs="Times New Roman"/>
            <w:szCs w:val="28"/>
            <w:lang w:eastAsia="ar-SA" w:bidi="ar-SA"/>
          </w:rPr>
          <w:delText>by</w:delText>
        </w:r>
      </w:del>
      <w:ins w:id="108" w:author="Alan Jonckheere" w:date="2014-10-11T11:54:00Z">
        <w:r w:rsidR="00DD76D5">
          <w:t>i</w:t>
        </w:r>
        <w:r w:rsidR="00B8384E">
          <w:t>n</w:t>
        </w:r>
      </w:ins>
      <w:r w:rsidR="00B8384E">
        <w:t xml:space="preserve"> the </w:t>
      </w:r>
      <w:del w:id="109" w:author="Alan Jonckheere" w:date="2014-10-11T11:54:00Z">
        <w:r w:rsidR="00091AF7">
          <w:rPr>
            <w:rFonts w:eastAsia="Times New Roman" w:cs="Times New Roman"/>
            <w:szCs w:val="28"/>
            <w:lang w:eastAsia="ar-SA" w:bidi="ar-SA"/>
          </w:rPr>
          <w:delText xml:space="preserve">lot owner in </w:delText>
        </w:r>
      </w:del>
      <w:r w:rsidR="00B8384E">
        <w:t xml:space="preserve">Little Swan Lake Club. </w:t>
      </w:r>
      <w:del w:id="110" w:author="Alan Jonckheere" w:date="2014-10-11T11:54:00Z">
        <w:r w:rsidR="00091AF7">
          <w:rPr>
            <w:rFonts w:eastAsia="Times New Roman" w:cs="Times New Roman"/>
            <w:szCs w:val="28"/>
            <w:lang w:eastAsia="ar-SA" w:bidi="ar-SA"/>
          </w:rPr>
          <w:delText xml:space="preserve">Application for membership shall be made prior to any purchase of any lot </w:delText>
        </w:r>
      </w:del>
      <w:ins w:id="111" w:author="Alan Jonckheere" w:date="2014-10-11T11:54:00Z">
        <w:r w:rsidR="00DD76D5">
          <w:t xml:space="preserve">Membership is limited to one family per lot </w:t>
        </w:r>
      </w:ins>
      <w:r w:rsidR="00DD76D5">
        <w:t xml:space="preserve">and </w:t>
      </w:r>
      <w:del w:id="112" w:author="Alan Jonckheere" w:date="2014-10-11T11:54:00Z">
        <w:r w:rsidR="00091AF7">
          <w:rPr>
            <w:rFonts w:eastAsia="Times New Roman" w:cs="Times New Roman"/>
            <w:szCs w:val="28"/>
            <w:lang w:eastAsia="ar-SA" w:bidi="ar-SA"/>
          </w:rPr>
          <w:delText xml:space="preserve">approval of such membership must be obtained from the Club. The said membership, if approved, </w:delText>
        </w:r>
      </w:del>
      <w:ins w:id="113" w:author="Alan Jonckheere" w:date="2014-10-11T11:54:00Z">
        <w:r w:rsidR="00DD76D5">
          <w:t xml:space="preserve">includes all dependent family members. </w:t>
        </w:r>
        <w:r w:rsidR="00183415">
          <w:t xml:space="preserve">Membership </w:t>
        </w:r>
      </w:ins>
      <w:r w:rsidR="00183415">
        <w:t xml:space="preserve">is a personal privilege and </w:t>
      </w:r>
      <w:del w:id="114" w:author="Alan Jonckheere" w:date="2014-10-11T11:54:00Z">
        <w:r w:rsidR="00091AF7">
          <w:rPr>
            <w:rFonts w:eastAsia="Times New Roman" w:cs="Times New Roman"/>
            <w:szCs w:val="28"/>
            <w:lang w:eastAsia="ar-SA" w:bidi="ar-SA"/>
          </w:rPr>
          <w:delText>subject to the rules of the Club and cannot be assigned or conveyed.</w:delText>
        </w:r>
      </w:del>
      <w:ins w:id="115" w:author="Alan Jonckheere" w:date="2014-10-11T11:54:00Z">
        <w:r w:rsidR="00183415">
          <w:t>cannot be conveyed or assigned</w:t>
        </w:r>
        <w:r w:rsidR="00DD76D5">
          <w:t xml:space="preserve"> except via a bona</w:t>
        </w:r>
      </w:ins>
      <w:ins w:id="116" w:author="Alan Jonckheere" w:date="2014-11-21T14:41:00Z">
        <w:r>
          <w:t xml:space="preserve"> </w:t>
        </w:r>
      </w:ins>
      <w:ins w:id="117" w:author="Alan Jonckheere" w:date="2014-10-11T11:54:00Z">
        <w:r w:rsidR="00DD76D5">
          <w:t>fide lease (Note: A lot owner who leases a lot conveys the membership</w:t>
        </w:r>
      </w:ins>
      <w:ins w:id="118" w:author="Alan Jonckheere" w:date="2014-11-21T14:40:00Z">
        <w:r>
          <w:t xml:space="preserve"> requirement</w:t>
        </w:r>
      </w:ins>
      <w:ins w:id="119" w:author="Alan Jonckheere" w:date="2014-10-11T11:54:00Z">
        <w:r w:rsidR="00DD76D5">
          <w:t xml:space="preserve"> for that lot to the lessee)</w:t>
        </w:r>
        <w:r w:rsidR="00183415">
          <w:t>.</w:t>
        </w:r>
      </w:ins>
      <w:r w:rsidR="00183415">
        <w:t xml:space="preserve"> Each member agrees to abide by and conform to </w:t>
      </w:r>
      <w:ins w:id="120" w:author="Alan Jonckheere" w:date="2014-10-11T11:54:00Z">
        <w:r w:rsidR="00183415">
          <w:t xml:space="preserve">these Covenants, </w:t>
        </w:r>
      </w:ins>
      <w:r w:rsidR="00183415">
        <w:t xml:space="preserve">the </w:t>
      </w:r>
      <w:del w:id="121" w:author="Alan Jonckheere" w:date="2014-10-11T11:54:00Z">
        <w:r w:rsidR="00091AF7">
          <w:rPr>
            <w:rFonts w:eastAsia="Times New Roman" w:cs="Times New Roman"/>
            <w:szCs w:val="28"/>
            <w:lang w:eastAsia="ar-SA" w:bidi="ar-SA"/>
          </w:rPr>
          <w:delText>rules</w:delText>
        </w:r>
      </w:del>
      <w:ins w:id="122" w:author="Alan Jonckheere" w:date="2014-10-11T11:54:00Z">
        <w:r w:rsidR="00183415">
          <w:t>By-Laws,</w:t>
        </w:r>
      </w:ins>
      <w:r w:rsidR="00183415">
        <w:t xml:space="preserve"> and </w:t>
      </w:r>
      <w:del w:id="123" w:author="Alan Jonckheere" w:date="2014-10-11T11:54:00Z">
        <w:r w:rsidR="00091AF7">
          <w:rPr>
            <w:rFonts w:eastAsia="Times New Roman" w:cs="Times New Roman"/>
            <w:szCs w:val="28"/>
            <w:lang w:eastAsia="ar-SA" w:bidi="ar-SA"/>
          </w:rPr>
          <w:delText>regulations</w:delText>
        </w:r>
      </w:del>
      <w:ins w:id="124" w:author="Alan Jonckheere" w:date="2014-10-11T11:54:00Z">
        <w:r w:rsidR="00183415">
          <w:t>Rules</w:t>
        </w:r>
      </w:ins>
      <w:r w:rsidR="00183415">
        <w:t xml:space="preserve"> and </w:t>
      </w:r>
      <w:del w:id="125" w:author="Alan Jonckheere" w:date="2014-10-11T11:54:00Z">
        <w:r w:rsidR="00091AF7">
          <w:rPr>
            <w:rFonts w:eastAsia="Times New Roman" w:cs="Times New Roman"/>
            <w:szCs w:val="28"/>
            <w:lang w:eastAsia="ar-SA" w:bidi="ar-SA"/>
          </w:rPr>
          <w:delText>By-Laws</w:delText>
        </w:r>
      </w:del>
      <w:ins w:id="126" w:author="Alan Jonckheere" w:date="2014-10-11T11:54:00Z">
        <w:r w:rsidR="00183415">
          <w:t>Regulations</w:t>
        </w:r>
      </w:ins>
      <w:r w:rsidR="00183415">
        <w:t xml:space="preserve"> of </w:t>
      </w:r>
      <w:del w:id="127" w:author="Alan Jonckheere" w:date="2014-10-11T11:54:00Z">
        <w:r w:rsidR="00091AF7">
          <w:rPr>
            <w:rFonts w:eastAsia="Times New Roman" w:cs="Times New Roman"/>
            <w:szCs w:val="28"/>
            <w:lang w:eastAsia="ar-SA" w:bidi="ar-SA"/>
          </w:rPr>
          <w:delText>said</w:delText>
        </w:r>
      </w:del>
      <w:ins w:id="128" w:author="Alan Jonckheere" w:date="2014-10-11T11:54:00Z">
        <w:r w:rsidR="00183415">
          <w:t>the</w:t>
        </w:r>
      </w:ins>
      <w:r w:rsidR="00183415">
        <w:t xml:space="preserve"> Club</w:t>
      </w:r>
      <w:ins w:id="129" w:author="Alan Jonckheere" w:date="2014-10-11T11:54:00Z">
        <w:r w:rsidR="00183415">
          <w:t>,</w:t>
        </w:r>
      </w:ins>
      <w:r w:rsidR="00183415">
        <w:t xml:space="preserve"> as now or hereafter enacted</w:t>
      </w:r>
      <w:r w:rsidR="00070AA3">
        <w:t>.</w:t>
      </w:r>
    </w:p>
    <w:p w14:paraId="7D3FBE6F" w14:textId="77777777" w:rsidR="00DE715A" w:rsidRDefault="00DE715A" w:rsidP="00DE715A">
      <w:pPr>
        <w:rPr>
          <w:ins w:id="130" w:author="Alan Jonckheere" w:date="2014-10-11T12:05:00Z"/>
        </w:rPr>
      </w:pPr>
    </w:p>
    <w:p w14:paraId="26FD3E66" w14:textId="77777777" w:rsidR="00DE715A" w:rsidRDefault="00DE715A" w:rsidP="00DE715A">
      <w:pPr>
        <w:rPr>
          <w:ins w:id="131" w:author="Alan Jonckheere" w:date="2014-10-11T11:54:00Z"/>
        </w:rPr>
      </w:pPr>
      <w:ins w:id="132" w:author="Alan Jonckheere" w:date="2014-10-11T11:54:00Z">
        <w:r>
          <w:t xml:space="preserve">Membership dues are paid annually by the owner or lessee of each lot. Dues are determined by the Board and approved by the lot owners as detailed in the Club By-Laws. </w:t>
        </w:r>
      </w:ins>
    </w:p>
    <w:p w14:paraId="5C4F8779" w14:textId="77777777" w:rsidR="00DE715A" w:rsidRDefault="00DE715A" w:rsidP="00DE715A">
      <w:pPr>
        <w:rPr>
          <w:ins w:id="133" w:author="Alan Jonckheere" w:date="2014-10-11T11:54:00Z"/>
        </w:rPr>
      </w:pPr>
    </w:p>
    <w:p w14:paraId="5B2C0060" w14:textId="77777777" w:rsidR="00091AF7" w:rsidRDefault="00091AF7" w:rsidP="00B204BB">
      <w:pPr>
        <w:pStyle w:val="Heading3"/>
        <w:numPr>
          <w:ilvl w:val="0"/>
          <w:numId w:val="0"/>
        </w:numPr>
        <w:rPr>
          <w:del w:id="134" w:author="Alan Jonckheere" w:date="2014-10-11T11:54:00Z"/>
          <w:rFonts w:cs="Times New Roman"/>
          <w:szCs w:val="28"/>
        </w:rPr>
      </w:pPr>
      <w:del w:id="135" w:author="Alan Jonckheere" w:date="2014-10-11T11:54:00Z">
        <w:r>
          <w:delText xml:space="preserve">4-77. MEMBERSHIP IN LITTLE SWAN LAKE CLUB </w:delText>
        </w:r>
      </w:del>
    </w:p>
    <w:p w14:paraId="42174628" w14:textId="77777777" w:rsidR="00091AF7" w:rsidRDefault="00091AF7">
      <w:pPr>
        <w:pStyle w:val="PreformattedText"/>
        <w:rPr>
          <w:del w:id="136" w:author="Alan Jonckheere" w:date="2014-10-11T11:54:00Z"/>
          <w:rFonts w:ascii="Times New Roman" w:hAnsi="Times New Roman" w:cs="Times New Roman"/>
          <w:sz w:val="28"/>
          <w:szCs w:val="28"/>
        </w:rPr>
      </w:pPr>
      <w:del w:id="137" w:author="Alan Jonckheere" w:date="2014-10-11T11:54:00Z">
        <w:r>
          <w:rPr>
            <w:rFonts w:ascii="Times New Roman" w:hAnsi="Times New Roman" w:cs="Times New Roman"/>
            <w:sz w:val="28"/>
            <w:szCs w:val="28"/>
          </w:rPr>
          <w:delText xml:space="preserve">A. Ownership of any lot in Little Swan Lake Subdivision obligates the owner to pay both before and after construction on said lot into a Maintenance and Community Fund the sum of Thirty-Five ($35.00) Dollars per year. Said sum to be used by the Club to defray the expense of maintenance and improvements of club owned property and the costs associated therewith. The Club assumes an obligation of maintenance only to the extent that such maintenance and services can be accomplished with the proceeds of the annual payments for such services received from owners of lots in said subdivision. The Club shall not be liable for damage caused to any improvements or other property of the lot owner by the action of waters of Little Swan Lake or other causes. </w:delText>
        </w:r>
      </w:del>
    </w:p>
    <w:p w14:paraId="30EDBACB" w14:textId="33C1C259" w:rsidR="005E1AC1" w:rsidRDefault="00091AF7" w:rsidP="00093476">
      <w:del w:id="138" w:author="Alan Jonckheere" w:date="2014-10-11T11:54:00Z">
        <w:r>
          <w:rPr>
            <w:rFonts w:cs="Times New Roman"/>
            <w:szCs w:val="28"/>
          </w:rPr>
          <w:lastRenderedPageBreak/>
          <w:delText xml:space="preserve">B. Ownership by an individual, or a bona fide lease agreement, shall entitle either the owner or the lessee and members of his/her immediate family to apply for membership in Little Swan Lake Club. Membership is limited to one family per lot. This membership is an entitlement for the members’ use of properties owned by Little Swan Lake Club. Membership is a personal privilege and cannot be conveyed or assigned. Each member agrees to abide by and conform to the rules and regulations of said Club, as now or hereafter enacted. Membership fee in Little Swan Lake Club shall be $1.00 per person annually. Person is defined as any member of a family over 12 years of age and a dependent of owner/lessee. Said fee is subject to change by a vote of two-thirds of the membership attending the annual meeting. </w:delText>
        </w:r>
      </w:del>
      <w:r w:rsidR="00DE715A">
        <w:rPr>
          <w:rFonts w:cs="Times New Roman"/>
          <w:szCs w:val="28"/>
        </w:rPr>
        <w:t xml:space="preserve">Membership </w:t>
      </w:r>
      <w:del w:id="139" w:author="Alan Jonckheere" w:date="2014-10-11T11:54:00Z">
        <w:r>
          <w:rPr>
            <w:rFonts w:cs="Times New Roman"/>
            <w:szCs w:val="28"/>
          </w:rPr>
          <w:delText xml:space="preserve"> shall be</w:delText>
        </w:r>
      </w:del>
      <w:ins w:id="140" w:author="Alan Jonckheere" w:date="2014-10-11T12:07:00Z">
        <w:r w:rsidR="00DE715A">
          <w:rPr>
            <w:rFonts w:cs="Times New Roman"/>
            <w:szCs w:val="28"/>
          </w:rPr>
          <w:t>is</w:t>
        </w:r>
      </w:ins>
      <w:r w:rsidR="0006066B">
        <w:t xml:space="preserve"> terminated in the event of the sale of the owner’s property</w:t>
      </w:r>
      <w:del w:id="141" w:author="Alan Jonckheere" w:date="2014-10-11T11:54:00Z">
        <w:r>
          <w:rPr>
            <w:rFonts w:cs="Times New Roman"/>
            <w:szCs w:val="28"/>
          </w:rPr>
          <w:delText xml:space="preserve"> in Little Swan Lake Subdivision</w:delText>
        </w:r>
      </w:del>
      <w:ins w:id="142" w:author="Alan Jonckheere" w:date="2014-10-11T11:54:00Z">
        <w:r w:rsidR="00383EC9">
          <w:t>, the lease of the last lot owned</w:t>
        </w:r>
      </w:ins>
      <w:r w:rsidR="00383EC9">
        <w:t>,</w:t>
      </w:r>
      <w:r w:rsidR="008A568E">
        <w:t xml:space="preserve"> or the termination of the lease agreement</w:t>
      </w:r>
      <w:del w:id="143" w:author="Alan Jonckheere" w:date="2014-10-11T11:54:00Z">
        <w:r>
          <w:rPr>
            <w:rFonts w:cs="Times New Roman"/>
            <w:szCs w:val="28"/>
          </w:rPr>
          <w:delText>.</w:delText>
        </w:r>
      </w:del>
      <w:ins w:id="144" w:author="Alan Jonckheere" w:date="2014-10-11T11:54:00Z">
        <w:r w:rsidR="0006066B">
          <w:t xml:space="preserve"> in</w:t>
        </w:r>
        <w:r w:rsidR="00EB579C">
          <w:t xml:space="preserve"> the</w:t>
        </w:r>
        <w:r w:rsidR="0006066B">
          <w:t xml:space="preserve"> Little Swan Lake Subdivision.</w:t>
        </w:r>
      </w:ins>
      <w:r w:rsidR="0006066B">
        <w:t xml:space="preserve"> Membership</w:t>
      </w:r>
      <w:r w:rsidR="008A568E">
        <w:t xml:space="preserve"> </w:t>
      </w:r>
      <w:ins w:id="145" w:author="Alan Jonckheere" w:date="2014-10-11T11:54:00Z">
        <w:r w:rsidR="004F20A7">
          <w:t>privileges</w:t>
        </w:r>
        <w:r w:rsidR="0006066B">
          <w:t xml:space="preserve"> </w:t>
        </w:r>
      </w:ins>
      <w:r w:rsidR="0006066B">
        <w:t xml:space="preserve">may </w:t>
      </w:r>
      <w:del w:id="146" w:author="Alan Jonckheere" w:date="2014-10-11T11:54:00Z">
        <w:r>
          <w:rPr>
            <w:rFonts w:cs="Times New Roman"/>
            <w:szCs w:val="28"/>
          </w:rPr>
          <w:delText xml:space="preserve">also </w:delText>
        </w:r>
      </w:del>
      <w:r w:rsidR="0006066B">
        <w:t xml:space="preserve">be </w:t>
      </w:r>
      <w:del w:id="147" w:author="Alan Jonckheere" w:date="2014-10-11T11:54:00Z">
        <w:r>
          <w:rPr>
            <w:rFonts w:cs="Times New Roman"/>
            <w:szCs w:val="28"/>
          </w:rPr>
          <w:delText>terminated</w:delText>
        </w:r>
      </w:del>
      <w:ins w:id="148" w:author="Alan Jonckheere" w:date="2014-10-11T11:54:00Z">
        <w:r w:rsidR="0006066B">
          <w:t>suspended</w:t>
        </w:r>
      </w:ins>
      <w:r w:rsidR="0006066B">
        <w:t xml:space="preserve"> due to non-compliance with</w:t>
      </w:r>
      <w:r w:rsidR="00EB579C">
        <w:t xml:space="preserve"> </w:t>
      </w:r>
      <w:ins w:id="149" w:author="Alan Jonckheere" w:date="2014-10-11T11:54:00Z">
        <w:r w:rsidR="00183415">
          <w:t>these Covenants</w:t>
        </w:r>
        <w:r w:rsidR="00EB579C">
          <w:t xml:space="preserve">, </w:t>
        </w:r>
      </w:ins>
      <w:r w:rsidR="00EB579C">
        <w:t xml:space="preserve">the </w:t>
      </w:r>
      <w:del w:id="150" w:author="Alan Jonckheere" w:date="2014-10-11T11:54:00Z">
        <w:r>
          <w:rPr>
            <w:rFonts w:cs="Times New Roman"/>
            <w:szCs w:val="28"/>
          </w:rPr>
          <w:delText>rules</w:delText>
        </w:r>
      </w:del>
      <w:ins w:id="151" w:author="Alan Jonckheere" w:date="2014-10-11T11:54:00Z">
        <w:r w:rsidR="00EB579C">
          <w:t>By-Laws, or</w:t>
        </w:r>
        <w:r w:rsidR="0006066B">
          <w:t xml:space="preserve"> the </w:t>
        </w:r>
        <w:r w:rsidR="00EB579C">
          <w:t>R</w:t>
        </w:r>
        <w:r w:rsidR="0006066B">
          <w:t>ules</w:t>
        </w:r>
      </w:ins>
      <w:r w:rsidR="0006066B">
        <w:t xml:space="preserve"> and </w:t>
      </w:r>
      <w:del w:id="152" w:author="Alan Jonckheere" w:date="2014-10-11T11:54:00Z">
        <w:r>
          <w:rPr>
            <w:rFonts w:cs="Times New Roman"/>
            <w:szCs w:val="28"/>
          </w:rPr>
          <w:delText>regulations</w:delText>
        </w:r>
      </w:del>
      <w:ins w:id="153" w:author="Alan Jonckheere" w:date="2014-10-11T11:54:00Z">
        <w:r w:rsidR="00EB579C">
          <w:t>R</w:t>
        </w:r>
        <w:r w:rsidR="0006066B">
          <w:t>egulations</w:t>
        </w:r>
      </w:ins>
      <w:r w:rsidR="0006066B">
        <w:t xml:space="preserve">, or for non-payment of </w:t>
      </w:r>
      <w:del w:id="154" w:author="Alan Jonckheere" w:date="2014-10-11T11:54:00Z">
        <w:r>
          <w:rPr>
            <w:rFonts w:cs="Times New Roman"/>
            <w:szCs w:val="28"/>
          </w:rPr>
          <w:delText>yearly dues.</w:delText>
        </w:r>
      </w:del>
      <w:ins w:id="155" w:author="Alan Jonckheere" w:date="2014-10-11T11:54:00Z">
        <w:r w:rsidR="004F20A7">
          <w:t>annual</w:t>
        </w:r>
        <w:r w:rsidR="0006066B">
          <w:t xml:space="preserve"> dues</w:t>
        </w:r>
        <w:r w:rsidR="00383EC9">
          <w:t xml:space="preserve"> and fees</w:t>
        </w:r>
        <w:r w:rsidR="00EB579C">
          <w:t xml:space="preserve"> or any duly enacted special assessments</w:t>
        </w:r>
        <w:r w:rsidR="0006066B">
          <w:t>.</w:t>
        </w:r>
      </w:ins>
      <w:r w:rsidR="0006066B">
        <w:t xml:space="preserve"> The member may request a hearing on the allegations of non-compliance; however, the membership </w:t>
      </w:r>
      <w:del w:id="156" w:author="Alan Jonckheere" w:date="2014-10-11T11:54:00Z">
        <w:r>
          <w:rPr>
            <w:rFonts w:cs="Times New Roman"/>
            <w:szCs w:val="28"/>
          </w:rPr>
          <w:delText>shall be</w:delText>
        </w:r>
      </w:del>
      <w:ins w:id="157" w:author="Alan Jonckheere" w:date="2014-10-11T11:54:00Z">
        <w:r w:rsidR="008C6232">
          <w:t>is</w:t>
        </w:r>
      </w:ins>
      <w:r w:rsidR="0006066B">
        <w:t xml:space="preserve"> suspended until such hearing, which </w:t>
      </w:r>
      <w:del w:id="158" w:author="Alan Jonckheere" w:date="2014-10-11T11:54:00Z">
        <w:r>
          <w:rPr>
            <w:rFonts w:cs="Times New Roman"/>
            <w:szCs w:val="28"/>
          </w:rPr>
          <w:delText>shall</w:delText>
        </w:r>
      </w:del>
      <w:ins w:id="159" w:author="Alan Jonckheere" w:date="2014-10-11T11:54:00Z">
        <w:r w:rsidR="004F20A7">
          <w:t>will</w:t>
        </w:r>
      </w:ins>
      <w:r w:rsidR="0006066B">
        <w:t xml:space="preserve"> be not later than the next regular meeting of the L</w:t>
      </w:r>
      <w:r w:rsidR="005E1AC1">
        <w:t>ittle Swan Lake Club Board</w:t>
      </w:r>
      <w:r w:rsidR="00AC654F">
        <w:t>.</w:t>
      </w:r>
    </w:p>
    <w:p w14:paraId="32C56C59" w14:textId="77777777" w:rsidR="00091AF7" w:rsidRDefault="00091AF7">
      <w:pPr>
        <w:rPr>
          <w:del w:id="160" w:author="Alan Jonckheere" w:date="2014-10-11T11:54:00Z"/>
        </w:rPr>
        <w:sectPr w:rsidR="00091AF7">
          <w:footerReference w:type="default" r:id="rId9"/>
          <w:pgSz w:w="12240" w:h="15840"/>
          <w:pgMar w:top="1134" w:right="1134" w:bottom="1134" w:left="1134" w:header="720" w:footer="720" w:gutter="0"/>
          <w:cols w:space="720"/>
          <w:docGrid w:linePitch="600" w:charSpace="24576"/>
        </w:sectPr>
      </w:pPr>
    </w:p>
    <w:p w14:paraId="2B23C621" w14:textId="5ADA6A5F" w:rsidR="0006066B" w:rsidRPr="005E1AC1" w:rsidRDefault="00D93FC2" w:rsidP="0008103B">
      <w:pPr>
        <w:pStyle w:val="Heading3"/>
        <w:rPr>
          <w:lang w:eastAsia="ar-SA" w:bidi="ar-SA"/>
        </w:rPr>
      </w:pPr>
      <w:del w:id="161" w:author="Alan Jonckheere" w:date="2014-10-11T11:54:00Z">
        <w:r>
          <w:rPr>
            <w:lang w:eastAsia="ar-SA" w:bidi="ar-SA"/>
          </w:rPr>
          <w:lastRenderedPageBreak/>
          <w:delText>4</w:delText>
        </w:r>
        <w:r w:rsidR="00B204BB">
          <w:rPr>
            <w:lang w:eastAsia="ar-SA" w:bidi="ar-SA"/>
          </w:rPr>
          <w:delText>-68</w:delText>
        </w:r>
      </w:del>
      <w:ins w:id="162" w:author="Alan Jonckheere" w:date="2014-10-11T11:54:00Z">
        <w:r w:rsidR="00A409D8" w:rsidRPr="005E1AC1">
          <w:rPr>
            <w:lang w:eastAsia="ar-SA" w:bidi="ar-SA"/>
          </w:rPr>
          <w:t>5</w:t>
        </w:r>
      </w:ins>
      <w:r w:rsidR="00A409D8" w:rsidRPr="005E1AC1">
        <w:rPr>
          <w:lang w:eastAsia="ar-SA" w:bidi="ar-SA"/>
        </w:rPr>
        <w:t>. BUILDING RESTRICTIONS</w:t>
      </w:r>
    </w:p>
    <w:p w14:paraId="1674A54D" w14:textId="5428DE0E" w:rsidR="0006066B" w:rsidRDefault="0006066B">
      <w:pPr>
        <w:widowControl/>
        <w:suppressAutoHyphens w:val="0"/>
        <w:autoSpaceDE w:val="0"/>
        <w:rPr>
          <w:rFonts w:eastAsia="Times New Roman" w:cs="Times New Roman"/>
          <w:szCs w:val="28"/>
          <w:lang w:eastAsia="ar-SA" w:bidi="ar-SA"/>
        </w:rPr>
      </w:pPr>
      <w:r>
        <w:rPr>
          <w:rFonts w:eastAsia="Times New Roman" w:cs="Times New Roman"/>
          <w:szCs w:val="28"/>
          <w:lang w:eastAsia="ar-SA" w:bidi="ar-SA"/>
        </w:rPr>
        <w:t>The lot owners of any Lots 146 through 226, both inclusive, in Little Swan Lake Section One</w:t>
      </w:r>
      <w:r w:rsidR="00BD4E42">
        <w:rPr>
          <w:rFonts w:eastAsia="Times New Roman" w:cs="Times New Roman"/>
          <w:szCs w:val="28"/>
          <w:lang w:eastAsia="ar-SA" w:bidi="ar-SA"/>
        </w:rPr>
        <w:t xml:space="preserve"> </w:t>
      </w:r>
      <w:ins w:id="163" w:author="Alan Jonckheere" w:date="2014-10-11T11:54:00Z">
        <w:r w:rsidR="00BD4E42">
          <w:rPr>
            <w:rFonts w:eastAsia="Times New Roman" w:cs="Times New Roman"/>
            <w:szCs w:val="28"/>
            <w:lang w:eastAsia="ar-SA" w:bidi="ar-SA"/>
          </w:rPr>
          <w:t>(1)</w:t>
        </w:r>
        <w:r>
          <w:rPr>
            <w:rFonts w:eastAsia="Times New Roman" w:cs="Times New Roman"/>
            <w:szCs w:val="28"/>
            <w:lang w:eastAsia="ar-SA" w:bidi="ar-SA"/>
          </w:rPr>
          <w:t xml:space="preserve"> </w:t>
        </w:r>
      </w:ins>
      <w:r>
        <w:rPr>
          <w:rFonts w:eastAsia="Times New Roman" w:cs="Times New Roman"/>
          <w:szCs w:val="28"/>
          <w:lang w:eastAsia="ar-SA" w:bidi="ar-SA"/>
        </w:rPr>
        <w:t>may construct, maintain, use</w:t>
      </w:r>
      <w:ins w:id="164" w:author="Alan Jonckheere" w:date="2014-10-11T11:54:00Z">
        <w:r w:rsidR="0024686E">
          <w:rPr>
            <w:rFonts w:eastAsia="Times New Roman" w:cs="Times New Roman"/>
            <w:szCs w:val="28"/>
            <w:lang w:eastAsia="ar-SA" w:bidi="ar-SA"/>
          </w:rPr>
          <w:t>,</w:t>
        </w:r>
      </w:ins>
      <w:r>
        <w:rPr>
          <w:rFonts w:eastAsia="Times New Roman" w:cs="Times New Roman"/>
          <w:szCs w:val="28"/>
          <w:lang w:eastAsia="ar-SA" w:bidi="ar-SA"/>
        </w:rPr>
        <w:t xml:space="preserve"> and occupy a single family dwelling house and appurtenances</w:t>
      </w:r>
      <w:del w:id="165" w:author="Alan Jonckheere" w:date="2014-10-11T11:54:00Z">
        <w:r w:rsidR="00091AF7">
          <w:rPr>
            <w:rFonts w:eastAsia="Times New Roman" w:cs="Times New Roman"/>
            <w:szCs w:val="28"/>
            <w:lang w:eastAsia="ar-SA" w:bidi="ar-SA"/>
          </w:rPr>
          <w:delText>,</w:delText>
        </w:r>
      </w:del>
      <w:r>
        <w:rPr>
          <w:rFonts w:eastAsia="Times New Roman" w:cs="Times New Roman"/>
          <w:szCs w:val="28"/>
          <w:lang w:eastAsia="ar-SA" w:bidi="ar-SA"/>
        </w:rPr>
        <w:t xml:space="preserve"> containing a minimum enclosed dwelling area of 600 square feet. Lot owners of any of all other lots in said Section One may construct, maintain, use</w:t>
      </w:r>
      <w:ins w:id="166" w:author="Alan Jonckheere" w:date="2014-10-11T11:54:00Z">
        <w:r w:rsidR="0024686E">
          <w:rPr>
            <w:rFonts w:eastAsia="Times New Roman" w:cs="Times New Roman"/>
            <w:szCs w:val="28"/>
            <w:lang w:eastAsia="ar-SA" w:bidi="ar-SA"/>
          </w:rPr>
          <w:t>,</w:t>
        </w:r>
      </w:ins>
      <w:r>
        <w:rPr>
          <w:rFonts w:eastAsia="Times New Roman" w:cs="Times New Roman"/>
          <w:szCs w:val="28"/>
          <w:lang w:eastAsia="ar-SA" w:bidi="ar-SA"/>
        </w:rPr>
        <w:t xml:space="preserve"> and occupy a single family dwelling house and appurtenances</w:t>
      </w:r>
      <w:del w:id="167" w:author="Alan Jonckheere" w:date="2014-10-11T11:54:00Z">
        <w:r w:rsidR="00091AF7">
          <w:rPr>
            <w:rFonts w:eastAsia="Times New Roman" w:cs="Times New Roman"/>
            <w:szCs w:val="28"/>
            <w:lang w:eastAsia="ar-SA" w:bidi="ar-SA"/>
          </w:rPr>
          <w:delText>,</w:delText>
        </w:r>
      </w:del>
      <w:r>
        <w:rPr>
          <w:rFonts w:eastAsia="Times New Roman" w:cs="Times New Roman"/>
          <w:szCs w:val="28"/>
          <w:lang w:eastAsia="ar-SA" w:bidi="ar-SA"/>
        </w:rPr>
        <w:t xml:space="preserve"> containing a minimum enclosed dwelling area of 1000 square feet with not less than 850 square feet of enclosed dwelling area being located on the main floor of said residence if said residence is a two story dwelling. All construction must comply with the Building Code contained in the </w:t>
      </w:r>
      <w:del w:id="168" w:author="Alan Jonckheere" w:date="2014-10-11T11:54:00Z">
        <w:r w:rsidR="00091AF7">
          <w:rPr>
            <w:rFonts w:eastAsia="Times New Roman" w:cs="Times New Roman"/>
            <w:szCs w:val="28"/>
            <w:lang w:eastAsia="ar-SA" w:bidi="ar-SA"/>
          </w:rPr>
          <w:delText xml:space="preserve">Little Swan Lake Association Basis Data dated January 1, 1967 as now or hereafter amended. </w:delText>
        </w:r>
      </w:del>
      <w:ins w:id="169" w:author="Alan Jonckheere" w:date="2014-10-11T11:54:00Z">
        <w:r w:rsidR="005703BD">
          <w:rPr>
            <w:rFonts w:eastAsia="Times New Roman" w:cs="Times New Roman"/>
            <w:szCs w:val="28"/>
            <w:lang w:eastAsia="ar-SA" w:bidi="ar-SA"/>
          </w:rPr>
          <w:t>Building Codes section of the current Little Swan Lake Rules and Regulations as well as this Declaration of Covenants, Conditions</w:t>
        </w:r>
        <w:r w:rsidR="00372DDF">
          <w:rPr>
            <w:rFonts w:eastAsia="Times New Roman" w:cs="Times New Roman"/>
            <w:szCs w:val="28"/>
            <w:lang w:eastAsia="ar-SA" w:bidi="ar-SA"/>
          </w:rPr>
          <w:t>,</w:t>
        </w:r>
        <w:r w:rsidR="005703BD">
          <w:rPr>
            <w:rFonts w:eastAsia="Times New Roman" w:cs="Times New Roman"/>
            <w:szCs w:val="28"/>
            <w:lang w:eastAsia="ar-SA" w:bidi="ar-SA"/>
          </w:rPr>
          <w:t xml:space="preserve"> and Restrictions and current Warren County and State of Illinois building codes.</w:t>
        </w:r>
      </w:ins>
    </w:p>
    <w:p w14:paraId="13F62F20" w14:textId="77777777" w:rsidR="0006066B" w:rsidRDefault="0006066B">
      <w:pPr>
        <w:widowControl/>
        <w:suppressAutoHyphens w:val="0"/>
        <w:autoSpaceDE w:val="0"/>
        <w:rPr>
          <w:rFonts w:eastAsia="Times New Roman" w:cs="Times New Roman"/>
          <w:szCs w:val="28"/>
          <w:lang w:eastAsia="ar-SA" w:bidi="ar-SA"/>
        </w:rPr>
      </w:pPr>
    </w:p>
    <w:p w14:paraId="667AA249" w14:textId="3AB5BB5D" w:rsidR="00E837EC" w:rsidRDefault="0006066B">
      <w:pPr>
        <w:widowControl/>
        <w:suppressAutoHyphens w:val="0"/>
        <w:autoSpaceDE w:val="0"/>
        <w:rPr>
          <w:rFonts w:eastAsia="Times New Roman" w:cs="Times New Roman"/>
          <w:szCs w:val="28"/>
          <w:lang w:eastAsia="ar-SA" w:bidi="ar-SA"/>
        </w:rPr>
      </w:pPr>
      <w:r>
        <w:rPr>
          <w:rFonts w:eastAsia="Times New Roman" w:cs="Times New Roman"/>
          <w:szCs w:val="28"/>
          <w:lang w:eastAsia="ar-SA" w:bidi="ar-SA"/>
        </w:rPr>
        <w:t xml:space="preserve">Before beginning the construction of any dwelling or other structure, plans </w:t>
      </w:r>
      <w:del w:id="170" w:author="Alan Jonckheere" w:date="2014-10-11T11:54:00Z">
        <w:r w:rsidR="00091AF7">
          <w:rPr>
            <w:rFonts w:eastAsia="Times New Roman" w:cs="Times New Roman"/>
            <w:szCs w:val="28"/>
            <w:lang w:eastAsia="ar-SA" w:bidi="ar-SA"/>
          </w:rPr>
          <w:delText>therefor</w:delText>
        </w:r>
      </w:del>
      <w:ins w:id="171" w:author="Alan Jonckheere" w:date="2014-10-11T11:54:00Z">
        <w:r>
          <w:rPr>
            <w:rFonts w:eastAsia="Times New Roman" w:cs="Times New Roman"/>
            <w:szCs w:val="28"/>
            <w:lang w:eastAsia="ar-SA" w:bidi="ar-SA"/>
          </w:rPr>
          <w:t>there</w:t>
        </w:r>
        <w:r w:rsidR="004F20A7">
          <w:rPr>
            <w:rFonts w:eastAsia="Times New Roman" w:cs="Times New Roman"/>
            <w:szCs w:val="28"/>
            <w:lang w:eastAsia="ar-SA" w:bidi="ar-SA"/>
          </w:rPr>
          <w:t>of</w:t>
        </w:r>
      </w:ins>
      <w:r>
        <w:rPr>
          <w:rFonts w:eastAsia="Times New Roman" w:cs="Times New Roman"/>
          <w:szCs w:val="28"/>
          <w:lang w:eastAsia="ar-SA" w:bidi="ar-SA"/>
        </w:rPr>
        <w:t>, including all appurtenances</w:t>
      </w:r>
      <w:del w:id="172" w:author="Alan Jonckheere" w:date="2014-10-11T11:54:00Z">
        <w:r w:rsidR="00091AF7">
          <w:rPr>
            <w:rFonts w:eastAsia="Times New Roman" w:cs="Times New Roman"/>
            <w:szCs w:val="28"/>
            <w:lang w:eastAsia="ar-SA" w:bidi="ar-SA"/>
          </w:rPr>
          <w:delText>, plumbing, sewage disposal,</w:delText>
        </w:r>
      </w:del>
      <w:r>
        <w:rPr>
          <w:rFonts w:eastAsia="Times New Roman" w:cs="Times New Roman"/>
          <w:szCs w:val="28"/>
          <w:lang w:eastAsia="ar-SA" w:bidi="ar-SA"/>
        </w:rPr>
        <w:t xml:space="preserve"> and the location on the premises, </w:t>
      </w:r>
      <w:del w:id="173" w:author="Alan Jonckheere" w:date="2014-10-11T11:54:00Z">
        <w:r w:rsidR="00091AF7">
          <w:rPr>
            <w:rFonts w:eastAsia="Times New Roman" w:cs="Times New Roman"/>
            <w:szCs w:val="28"/>
            <w:lang w:eastAsia="ar-SA" w:bidi="ar-SA"/>
          </w:rPr>
          <w:delText>shall</w:delText>
        </w:r>
      </w:del>
      <w:ins w:id="174" w:author="Alan Jonckheere" w:date="2014-10-11T11:54:00Z">
        <w:r w:rsidR="004F20A7">
          <w:rPr>
            <w:rFonts w:eastAsia="Times New Roman" w:cs="Times New Roman"/>
            <w:szCs w:val="28"/>
            <w:lang w:eastAsia="ar-SA" w:bidi="ar-SA"/>
          </w:rPr>
          <w:t>must</w:t>
        </w:r>
      </w:ins>
      <w:r>
        <w:rPr>
          <w:rFonts w:eastAsia="Times New Roman" w:cs="Times New Roman"/>
          <w:szCs w:val="28"/>
          <w:lang w:eastAsia="ar-SA" w:bidi="ar-SA"/>
        </w:rPr>
        <w:t xml:space="preserve"> first be submitted to and approv</w:t>
      </w:r>
      <w:r w:rsidR="00A409D8">
        <w:rPr>
          <w:rFonts w:eastAsia="Times New Roman" w:cs="Times New Roman"/>
          <w:szCs w:val="28"/>
          <w:lang w:eastAsia="ar-SA" w:bidi="ar-SA"/>
        </w:rPr>
        <w:t xml:space="preserve">ed in writing by the </w:t>
      </w:r>
      <w:del w:id="175" w:author="Alan Jonckheere" w:date="2014-10-11T11:54:00Z">
        <w:r w:rsidR="00091AF7">
          <w:rPr>
            <w:rFonts w:eastAsia="Times New Roman" w:cs="Times New Roman"/>
            <w:szCs w:val="28"/>
            <w:lang w:eastAsia="ar-SA" w:bidi="ar-SA"/>
          </w:rPr>
          <w:delText xml:space="preserve">Association and any </w:delText>
        </w:r>
      </w:del>
      <w:ins w:id="176" w:author="Alan Jonckheere" w:date="2014-10-11T11:54:00Z">
        <w:r w:rsidR="00A409D8">
          <w:rPr>
            <w:rFonts w:eastAsia="Times New Roman" w:cs="Times New Roman"/>
            <w:szCs w:val="28"/>
            <w:lang w:eastAsia="ar-SA" w:bidi="ar-SA"/>
          </w:rPr>
          <w:t>Club</w:t>
        </w:r>
        <w:r w:rsidR="00E837EC">
          <w:rPr>
            <w:rFonts w:eastAsia="Times New Roman" w:cs="Times New Roman"/>
            <w:szCs w:val="28"/>
            <w:lang w:eastAsia="ar-SA" w:bidi="ar-SA"/>
          </w:rPr>
          <w:t xml:space="preserve">. </w:t>
        </w:r>
        <w:r w:rsidR="004F20A7">
          <w:rPr>
            <w:rFonts w:cs="Times New Roman"/>
            <w:szCs w:val="28"/>
          </w:rPr>
          <w:t>When applicable, t</w:t>
        </w:r>
        <w:r w:rsidR="00E837EC">
          <w:rPr>
            <w:rFonts w:cs="Times New Roman"/>
            <w:szCs w:val="28"/>
          </w:rPr>
          <w:t xml:space="preserve">he application </w:t>
        </w:r>
        <w:r w:rsidR="004F20A7">
          <w:rPr>
            <w:rFonts w:cs="Times New Roman"/>
            <w:szCs w:val="28"/>
          </w:rPr>
          <w:t>must</w:t>
        </w:r>
        <w:r w:rsidR="00E837EC">
          <w:rPr>
            <w:rFonts w:cs="Times New Roman"/>
            <w:szCs w:val="28"/>
          </w:rPr>
          <w:t xml:space="preserve"> be accompanied by an </w:t>
        </w:r>
        <w:r w:rsidR="00813147">
          <w:rPr>
            <w:rFonts w:cs="Times New Roman"/>
            <w:szCs w:val="28"/>
          </w:rPr>
          <w:t>i</w:t>
        </w:r>
        <w:r w:rsidR="00E837EC">
          <w:rPr>
            <w:rFonts w:cs="Times New Roman"/>
            <w:szCs w:val="28"/>
          </w:rPr>
          <w:t xml:space="preserve">ndividual </w:t>
        </w:r>
        <w:r w:rsidR="008C6232">
          <w:rPr>
            <w:rFonts w:cs="Times New Roman"/>
            <w:szCs w:val="28"/>
          </w:rPr>
          <w:t>s</w:t>
        </w:r>
        <w:r w:rsidR="00E837EC">
          <w:rPr>
            <w:rFonts w:cs="Times New Roman"/>
            <w:szCs w:val="28"/>
          </w:rPr>
          <w:t xml:space="preserve">ewage </w:t>
        </w:r>
        <w:r w:rsidR="008C6232">
          <w:rPr>
            <w:rFonts w:cs="Times New Roman"/>
            <w:szCs w:val="28"/>
          </w:rPr>
          <w:t>d</w:t>
        </w:r>
        <w:r w:rsidR="00E837EC">
          <w:rPr>
            <w:rFonts w:cs="Times New Roman"/>
            <w:szCs w:val="28"/>
          </w:rPr>
          <w:t xml:space="preserve">isposal </w:t>
        </w:r>
        <w:r w:rsidR="008C6232">
          <w:rPr>
            <w:rFonts w:cs="Times New Roman"/>
            <w:szCs w:val="28"/>
          </w:rPr>
          <w:t>s</w:t>
        </w:r>
        <w:r w:rsidR="00E837EC">
          <w:rPr>
            <w:rFonts w:cs="Times New Roman"/>
            <w:szCs w:val="28"/>
          </w:rPr>
          <w:t xml:space="preserve">ystem </w:t>
        </w:r>
        <w:r w:rsidR="008C6232">
          <w:rPr>
            <w:rFonts w:cs="Times New Roman"/>
            <w:szCs w:val="28"/>
          </w:rPr>
          <w:t>p</w:t>
        </w:r>
        <w:r w:rsidR="00E837EC">
          <w:rPr>
            <w:rFonts w:cs="Times New Roman"/>
            <w:szCs w:val="28"/>
          </w:rPr>
          <w:t xml:space="preserve">ermit issued by the </w:t>
        </w:r>
        <w:r w:rsidR="004F20A7">
          <w:rPr>
            <w:rFonts w:cs="Times New Roman"/>
            <w:szCs w:val="28"/>
          </w:rPr>
          <w:t xml:space="preserve">Little Swan Lake </w:t>
        </w:r>
        <w:r w:rsidR="00E837EC">
          <w:rPr>
            <w:rFonts w:cs="Times New Roman"/>
            <w:szCs w:val="28"/>
          </w:rPr>
          <w:t xml:space="preserve">Sanitary District or its agent. </w:t>
        </w:r>
        <w:r w:rsidR="00E837EC" w:rsidRPr="008A568E">
          <w:rPr>
            <w:rFonts w:eastAsia="Times New Roman" w:cs="Times New Roman"/>
            <w:szCs w:val="28"/>
            <w:lang w:eastAsia="ar-SA" w:bidi="ar-SA"/>
          </w:rPr>
          <w:t>A</w:t>
        </w:r>
        <w:r w:rsidRPr="008A568E">
          <w:rPr>
            <w:rFonts w:eastAsia="Times New Roman" w:cs="Times New Roman"/>
            <w:szCs w:val="28"/>
            <w:lang w:eastAsia="ar-SA" w:bidi="ar-SA"/>
          </w:rPr>
          <w:t xml:space="preserve">ny </w:t>
        </w:r>
      </w:ins>
      <w:r w:rsidRPr="008A568E">
        <w:rPr>
          <w:rFonts w:eastAsia="Times New Roman" w:cs="Times New Roman"/>
          <w:szCs w:val="28"/>
          <w:lang w:eastAsia="ar-SA" w:bidi="ar-SA"/>
        </w:rPr>
        <w:t xml:space="preserve">structure built without </w:t>
      </w:r>
      <w:del w:id="177" w:author="Alan Jonckheere" w:date="2014-10-11T11:54:00Z">
        <w:r w:rsidR="00091AF7">
          <w:rPr>
            <w:rFonts w:eastAsia="Times New Roman" w:cs="Times New Roman"/>
            <w:szCs w:val="28"/>
            <w:lang w:eastAsia="ar-SA" w:bidi="ar-SA"/>
          </w:rPr>
          <w:delText xml:space="preserve">such </w:delText>
        </w:r>
      </w:del>
      <w:r w:rsidRPr="008A568E">
        <w:rPr>
          <w:rFonts w:eastAsia="Times New Roman" w:cs="Times New Roman"/>
          <w:szCs w:val="28"/>
          <w:lang w:eastAsia="ar-SA" w:bidi="ar-SA"/>
        </w:rPr>
        <w:t xml:space="preserve">written approval </w:t>
      </w:r>
      <w:del w:id="178" w:author="Alan Jonckheere" w:date="2014-10-11T11:54:00Z">
        <w:r w:rsidR="00091AF7">
          <w:rPr>
            <w:rFonts w:eastAsia="Times New Roman" w:cs="Times New Roman"/>
            <w:szCs w:val="28"/>
            <w:lang w:eastAsia="ar-SA" w:bidi="ar-SA"/>
          </w:rPr>
          <w:delText>shall</w:delText>
        </w:r>
      </w:del>
      <w:ins w:id="179" w:author="Alan Jonckheere" w:date="2014-10-11T11:54:00Z">
        <w:r w:rsidR="004F20A7">
          <w:rPr>
            <w:rFonts w:eastAsia="Times New Roman" w:cs="Times New Roman"/>
            <w:szCs w:val="28"/>
            <w:lang w:eastAsia="ar-SA" w:bidi="ar-SA"/>
          </w:rPr>
          <w:t>must</w:t>
        </w:r>
      </w:ins>
      <w:r w:rsidRPr="008A568E">
        <w:rPr>
          <w:rFonts w:eastAsia="Times New Roman" w:cs="Times New Roman"/>
          <w:szCs w:val="28"/>
          <w:lang w:eastAsia="ar-SA" w:bidi="ar-SA"/>
        </w:rPr>
        <w:t xml:space="preserve"> be removed or altered by </w:t>
      </w:r>
      <w:del w:id="180" w:author="Alan Jonckheere" w:date="2014-10-11T11:54:00Z">
        <w:r w:rsidR="00091AF7">
          <w:rPr>
            <w:rFonts w:eastAsia="Times New Roman" w:cs="Times New Roman"/>
            <w:szCs w:val="28"/>
            <w:lang w:eastAsia="ar-SA" w:bidi="ar-SA"/>
          </w:rPr>
          <w:delText>said</w:delText>
        </w:r>
      </w:del>
      <w:ins w:id="181" w:author="Alan Jonckheere" w:date="2014-10-11T11:54:00Z">
        <w:r w:rsidR="004F20A7">
          <w:rPr>
            <w:rFonts w:eastAsia="Times New Roman" w:cs="Times New Roman"/>
            <w:szCs w:val="28"/>
            <w:lang w:eastAsia="ar-SA" w:bidi="ar-SA"/>
          </w:rPr>
          <w:t>the</w:t>
        </w:r>
      </w:ins>
      <w:r w:rsidR="0015095B">
        <w:rPr>
          <w:rFonts w:eastAsia="Times New Roman" w:cs="Times New Roman"/>
          <w:szCs w:val="28"/>
          <w:lang w:eastAsia="ar-SA" w:bidi="ar-SA"/>
        </w:rPr>
        <w:t xml:space="preserve"> </w:t>
      </w:r>
      <w:r w:rsidRPr="008A568E">
        <w:rPr>
          <w:rFonts w:eastAsia="Times New Roman" w:cs="Times New Roman"/>
          <w:szCs w:val="28"/>
          <w:lang w:eastAsia="ar-SA" w:bidi="ar-SA"/>
        </w:rPr>
        <w:t xml:space="preserve">lot owner so as to comply with the </w:t>
      </w:r>
      <w:del w:id="182" w:author="Alan Jonckheere" w:date="2014-10-11T11:54:00Z">
        <w:r w:rsidR="00091AF7">
          <w:rPr>
            <w:rFonts w:eastAsia="Times New Roman" w:cs="Times New Roman"/>
            <w:szCs w:val="28"/>
            <w:lang w:eastAsia="ar-SA" w:bidi="ar-SA"/>
          </w:rPr>
          <w:delText>Association's</w:delText>
        </w:r>
      </w:del>
      <w:ins w:id="183" w:author="Alan Jonckheere" w:date="2014-10-11T11:54:00Z">
        <w:r w:rsidR="00A409D8" w:rsidRPr="008A568E">
          <w:rPr>
            <w:rFonts w:eastAsia="Times New Roman" w:cs="Times New Roman"/>
            <w:szCs w:val="28"/>
            <w:lang w:eastAsia="ar-SA" w:bidi="ar-SA"/>
          </w:rPr>
          <w:t>Club</w:t>
        </w:r>
        <w:r w:rsidRPr="008A568E">
          <w:rPr>
            <w:rFonts w:eastAsia="Times New Roman" w:cs="Times New Roman"/>
            <w:szCs w:val="28"/>
            <w:lang w:eastAsia="ar-SA" w:bidi="ar-SA"/>
          </w:rPr>
          <w:t>'s</w:t>
        </w:r>
      </w:ins>
      <w:r w:rsidRPr="008A568E">
        <w:rPr>
          <w:rFonts w:eastAsia="Times New Roman" w:cs="Times New Roman"/>
          <w:szCs w:val="28"/>
          <w:lang w:eastAsia="ar-SA" w:bidi="ar-SA"/>
        </w:rPr>
        <w:t xml:space="preserve"> written request</w:t>
      </w:r>
      <w:del w:id="184" w:author="Alan Jonckheere" w:date="2014-10-11T11:54:00Z">
        <w:r w:rsidR="00091AF7">
          <w:rPr>
            <w:rFonts w:eastAsia="Times New Roman" w:cs="Times New Roman"/>
            <w:szCs w:val="28"/>
            <w:lang w:eastAsia="ar-SA" w:bidi="ar-SA"/>
          </w:rPr>
          <w:delText>, the Association</w:delText>
        </w:r>
      </w:del>
      <w:ins w:id="185" w:author="Alan Jonckheere" w:date="2014-10-11T11:54:00Z">
        <w:r w:rsidR="004F20A7">
          <w:rPr>
            <w:rFonts w:eastAsia="Times New Roman" w:cs="Times New Roman"/>
            <w:szCs w:val="28"/>
            <w:lang w:eastAsia="ar-SA" w:bidi="ar-SA"/>
          </w:rPr>
          <w:t>.</w:t>
        </w:r>
        <w:r>
          <w:rPr>
            <w:rFonts w:eastAsia="Times New Roman" w:cs="Times New Roman"/>
            <w:szCs w:val="28"/>
            <w:lang w:eastAsia="ar-SA" w:bidi="ar-SA"/>
          </w:rPr>
          <w:t xml:space="preserve"> </w:t>
        </w:r>
        <w:r w:rsidR="004F20A7">
          <w:rPr>
            <w:rFonts w:eastAsia="Times New Roman" w:cs="Times New Roman"/>
            <w:szCs w:val="28"/>
            <w:lang w:eastAsia="ar-SA" w:bidi="ar-SA"/>
          </w:rPr>
          <w:t>T</w:t>
        </w:r>
        <w:r>
          <w:rPr>
            <w:rFonts w:eastAsia="Times New Roman" w:cs="Times New Roman"/>
            <w:szCs w:val="28"/>
            <w:lang w:eastAsia="ar-SA" w:bidi="ar-SA"/>
          </w:rPr>
          <w:t xml:space="preserve">he </w:t>
        </w:r>
        <w:r w:rsidR="00A409D8">
          <w:rPr>
            <w:rFonts w:eastAsia="Times New Roman" w:cs="Times New Roman"/>
            <w:szCs w:val="28"/>
            <w:lang w:eastAsia="ar-SA" w:bidi="ar-SA"/>
          </w:rPr>
          <w:t>Club</w:t>
        </w:r>
      </w:ins>
      <w:r>
        <w:rPr>
          <w:rFonts w:eastAsia="Times New Roman" w:cs="Times New Roman"/>
          <w:szCs w:val="28"/>
          <w:lang w:eastAsia="ar-SA" w:bidi="ar-SA"/>
        </w:rPr>
        <w:t xml:space="preserve"> may cause the same to be removed or altered and the amount of expenses so incurred </w:t>
      </w:r>
      <w:del w:id="186" w:author="Alan Jonckheere" w:date="2014-10-11T11:54:00Z">
        <w:r w:rsidR="00091AF7">
          <w:rPr>
            <w:rFonts w:eastAsia="Times New Roman" w:cs="Times New Roman"/>
            <w:szCs w:val="28"/>
            <w:lang w:eastAsia="ar-SA" w:bidi="ar-SA"/>
          </w:rPr>
          <w:delText>shall</w:delText>
        </w:r>
      </w:del>
      <w:ins w:id="187" w:author="Alan Jonckheere" w:date="2014-10-11T11:54:00Z">
        <w:r w:rsidR="004535A3">
          <w:rPr>
            <w:rFonts w:eastAsia="Times New Roman" w:cs="Times New Roman"/>
            <w:szCs w:val="28"/>
            <w:lang w:eastAsia="ar-SA" w:bidi="ar-SA"/>
          </w:rPr>
          <w:t>must</w:t>
        </w:r>
      </w:ins>
      <w:r>
        <w:rPr>
          <w:rFonts w:eastAsia="Times New Roman" w:cs="Times New Roman"/>
          <w:szCs w:val="28"/>
          <w:lang w:eastAsia="ar-SA" w:bidi="ar-SA"/>
        </w:rPr>
        <w:t xml:space="preserve"> be paid by the lot owner to the </w:t>
      </w:r>
      <w:del w:id="188" w:author="Alan Jonckheere" w:date="2014-10-11T11:54:00Z">
        <w:r w:rsidR="00091AF7">
          <w:rPr>
            <w:rFonts w:eastAsia="Times New Roman" w:cs="Times New Roman"/>
            <w:szCs w:val="28"/>
            <w:lang w:eastAsia="ar-SA" w:bidi="ar-SA"/>
          </w:rPr>
          <w:delText>Association</w:delText>
        </w:r>
      </w:del>
      <w:ins w:id="189" w:author="Alan Jonckheere" w:date="2014-10-11T11:54:00Z">
        <w:r w:rsidR="00A409D8">
          <w:rPr>
            <w:rFonts w:eastAsia="Times New Roman" w:cs="Times New Roman"/>
            <w:szCs w:val="28"/>
            <w:lang w:eastAsia="ar-SA" w:bidi="ar-SA"/>
          </w:rPr>
          <w:t>Club</w:t>
        </w:r>
      </w:ins>
      <w:r>
        <w:rPr>
          <w:rFonts w:eastAsia="Times New Roman" w:cs="Times New Roman"/>
          <w:szCs w:val="28"/>
          <w:lang w:eastAsia="ar-SA" w:bidi="ar-SA"/>
        </w:rPr>
        <w:t xml:space="preserve"> on demand. </w:t>
      </w:r>
    </w:p>
    <w:p w14:paraId="09B0A530" w14:textId="77777777" w:rsidR="00E837EC" w:rsidRDefault="00E837EC">
      <w:pPr>
        <w:widowControl/>
        <w:suppressAutoHyphens w:val="0"/>
        <w:autoSpaceDE w:val="0"/>
        <w:rPr>
          <w:rFonts w:eastAsia="Times New Roman" w:cs="Times New Roman"/>
          <w:szCs w:val="28"/>
          <w:lang w:eastAsia="ar-SA" w:bidi="ar-SA"/>
        </w:rPr>
      </w:pPr>
    </w:p>
    <w:p w14:paraId="58BDCDAC" w14:textId="0E245801" w:rsidR="008C6232" w:rsidRDefault="0006066B" w:rsidP="005E1AC1">
      <w:pPr>
        <w:widowControl/>
        <w:suppressAutoHyphens w:val="0"/>
        <w:autoSpaceDE w:val="0"/>
        <w:rPr>
          <w:rFonts w:eastAsia="Times New Roman" w:cs="Times New Roman"/>
          <w:szCs w:val="28"/>
          <w:lang w:eastAsia="ar-SA" w:bidi="ar-SA"/>
        </w:rPr>
      </w:pPr>
      <w:r>
        <w:rPr>
          <w:rFonts w:eastAsia="Times New Roman" w:cs="Times New Roman"/>
          <w:szCs w:val="28"/>
          <w:lang w:eastAsia="ar-SA" w:bidi="ar-SA"/>
        </w:rPr>
        <w:t xml:space="preserve">No more than one dwelling house </w:t>
      </w:r>
      <w:del w:id="190" w:author="Alan Jonckheere" w:date="2014-10-11T11:54:00Z">
        <w:r w:rsidR="00091AF7">
          <w:rPr>
            <w:rFonts w:eastAsia="Times New Roman" w:cs="Times New Roman"/>
            <w:szCs w:val="28"/>
            <w:lang w:eastAsia="ar-SA" w:bidi="ar-SA"/>
          </w:rPr>
          <w:delText>shall</w:delText>
        </w:r>
      </w:del>
      <w:ins w:id="191" w:author="Alan Jonckheere" w:date="2014-10-11T11:54:00Z">
        <w:r w:rsidR="008C6232">
          <w:rPr>
            <w:rFonts w:eastAsia="Times New Roman" w:cs="Times New Roman"/>
            <w:szCs w:val="28"/>
            <w:lang w:eastAsia="ar-SA" w:bidi="ar-SA"/>
          </w:rPr>
          <w:t>may</w:t>
        </w:r>
      </w:ins>
      <w:r>
        <w:rPr>
          <w:rFonts w:eastAsia="Times New Roman" w:cs="Times New Roman"/>
          <w:szCs w:val="28"/>
          <w:lang w:eastAsia="ar-SA" w:bidi="ar-SA"/>
        </w:rPr>
        <w:t xml:space="preserve"> be erected on </w:t>
      </w:r>
      <w:del w:id="192" w:author="Alan Jonckheere" w:date="2014-10-11T11:54:00Z">
        <w:r w:rsidR="00091AF7">
          <w:rPr>
            <w:rFonts w:eastAsia="Times New Roman" w:cs="Times New Roman"/>
            <w:szCs w:val="28"/>
            <w:lang w:eastAsia="ar-SA" w:bidi="ar-SA"/>
          </w:rPr>
          <w:delText>anyone</w:delText>
        </w:r>
      </w:del>
      <w:ins w:id="193" w:author="Alan Jonckheere" w:date="2014-10-11T11:54:00Z">
        <w:r>
          <w:rPr>
            <w:rFonts w:eastAsia="Times New Roman" w:cs="Times New Roman"/>
            <w:szCs w:val="28"/>
            <w:lang w:eastAsia="ar-SA" w:bidi="ar-SA"/>
          </w:rPr>
          <w:t>any</w:t>
        </w:r>
        <w:r w:rsidR="00E837EC">
          <w:rPr>
            <w:rFonts w:eastAsia="Times New Roman" w:cs="Times New Roman"/>
            <w:szCs w:val="28"/>
            <w:lang w:eastAsia="ar-SA" w:bidi="ar-SA"/>
          </w:rPr>
          <w:t xml:space="preserve"> </w:t>
        </w:r>
        <w:r>
          <w:rPr>
            <w:rFonts w:eastAsia="Times New Roman" w:cs="Times New Roman"/>
            <w:szCs w:val="28"/>
            <w:lang w:eastAsia="ar-SA" w:bidi="ar-SA"/>
          </w:rPr>
          <w:t>one</w:t>
        </w:r>
      </w:ins>
      <w:r>
        <w:rPr>
          <w:rFonts w:eastAsia="Times New Roman" w:cs="Times New Roman"/>
          <w:szCs w:val="28"/>
          <w:lang w:eastAsia="ar-SA" w:bidi="ar-SA"/>
        </w:rPr>
        <w:t xml:space="preserve"> lot and no lot </w:t>
      </w:r>
      <w:del w:id="194" w:author="Alan Jonckheere" w:date="2014-10-11T11:54:00Z">
        <w:r w:rsidR="00091AF7">
          <w:rPr>
            <w:rFonts w:eastAsia="Times New Roman" w:cs="Times New Roman"/>
            <w:szCs w:val="28"/>
            <w:lang w:eastAsia="ar-SA" w:bidi="ar-SA"/>
          </w:rPr>
          <w:delText>shall</w:delText>
        </w:r>
      </w:del>
      <w:ins w:id="195" w:author="Alan Jonckheere" w:date="2014-10-11T11:54:00Z">
        <w:r w:rsidR="008C6232">
          <w:rPr>
            <w:rFonts w:eastAsia="Times New Roman" w:cs="Times New Roman"/>
            <w:szCs w:val="28"/>
            <w:lang w:eastAsia="ar-SA" w:bidi="ar-SA"/>
          </w:rPr>
          <w:t>may</w:t>
        </w:r>
      </w:ins>
      <w:r>
        <w:rPr>
          <w:rFonts w:eastAsia="Times New Roman" w:cs="Times New Roman"/>
          <w:szCs w:val="28"/>
          <w:lang w:eastAsia="ar-SA" w:bidi="ar-SA"/>
        </w:rPr>
        <w:t xml:space="preserve"> be re-subdivided into smaller lots, or parts thereof.</w:t>
      </w:r>
    </w:p>
    <w:p w14:paraId="048811E9" w14:textId="77777777" w:rsidR="008C6232" w:rsidRDefault="008C6232" w:rsidP="005E1AC1">
      <w:pPr>
        <w:widowControl/>
        <w:suppressAutoHyphens w:val="0"/>
        <w:autoSpaceDE w:val="0"/>
        <w:rPr>
          <w:rFonts w:eastAsia="Times New Roman" w:cs="Times New Roman"/>
          <w:szCs w:val="28"/>
          <w:lang w:eastAsia="ar-SA" w:bidi="ar-SA"/>
        </w:rPr>
      </w:pPr>
    </w:p>
    <w:p w14:paraId="7323C3A0" w14:textId="62C81ED9" w:rsidR="0008103B" w:rsidRDefault="0006066B" w:rsidP="005E1AC1">
      <w:pPr>
        <w:widowControl/>
        <w:suppressAutoHyphens w:val="0"/>
        <w:autoSpaceDE w:val="0"/>
        <w:rPr>
          <w:rFonts w:eastAsia="Times New Roman" w:cs="Times New Roman"/>
          <w:szCs w:val="28"/>
          <w:lang w:eastAsia="ar-SA" w:bidi="ar-SA"/>
        </w:rPr>
      </w:pPr>
      <w:r>
        <w:rPr>
          <w:rFonts w:eastAsia="Times New Roman" w:cs="Times New Roman"/>
          <w:szCs w:val="28"/>
          <w:lang w:eastAsia="ar-SA" w:bidi="ar-SA"/>
        </w:rPr>
        <w:t>No trailer</w:t>
      </w:r>
      <w:del w:id="196" w:author="Alan Jonckheere" w:date="2014-10-11T11:54:00Z">
        <w:r w:rsidR="00091AF7">
          <w:rPr>
            <w:rFonts w:eastAsia="Times New Roman" w:cs="Times New Roman"/>
            <w:szCs w:val="28"/>
            <w:lang w:eastAsia="ar-SA" w:bidi="ar-SA"/>
          </w:rPr>
          <w:delText xml:space="preserve"> or camping trailers</w:delText>
        </w:r>
      </w:del>
      <w:ins w:id="197" w:author="Alan Jonckheere" w:date="2014-10-11T11:54:00Z">
        <w:r w:rsidR="00383EC9">
          <w:rPr>
            <w:rFonts w:eastAsia="Times New Roman" w:cs="Times New Roman"/>
            <w:szCs w:val="28"/>
            <w:lang w:eastAsia="ar-SA" w:bidi="ar-SA"/>
          </w:rPr>
          <w:t>, recreational vehicle</w:t>
        </w:r>
      </w:ins>
      <w:r>
        <w:rPr>
          <w:rFonts w:eastAsia="Times New Roman" w:cs="Times New Roman"/>
          <w:szCs w:val="28"/>
          <w:lang w:eastAsia="ar-SA" w:bidi="ar-SA"/>
        </w:rPr>
        <w:t>, basement</w:t>
      </w:r>
      <w:r w:rsidR="008C6232">
        <w:rPr>
          <w:rFonts w:eastAsia="Times New Roman" w:cs="Times New Roman"/>
          <w:szCs w:val="28"/>
          <w:lang w:eastAsia="ar-SA" w:bidi="ar-SA"/>
        </w:rPr>
        <w:t xml:space="preserve">, </w:t>
      </w:r>
      <w:ins w:id="198" w:author="Alan Jonckheere" w:date="2014-10-11T11:54:00Z">
        <w:r w:rsidR="008C6232">
          <w:rPr>
            <w:rFonts w:eastAsia="Times New Roman" w:cs="Times New Roman"/>
            <w:szCs w:val="28"/>
            <w:lang w:eastAsia="ar-SA" w:bidi="ar-SA"/>
          </w:rPr>
          <w:t>boat house</w:t>
        </w:r>
        <w:r>
          <w:rPr>
            <w:rFonts w:eastAsia="Times New Roman" w:cs="Times New Roman"/>
            <w:szCs w:val="28"/>
            <w:lang w:eastAsia="ar-SA" w:bidi="ar-SA"/>
          </w:rPr>
          <w:t xml:space="preserve">, </w:t>
        </w:r>
      </w:ins>
      <w:r>
        <w:rPr>
          <w:rFonts w:eastAsia="Times New Roman" w:cs="Times New Roman"/>
          <w:szCs w:val="28"/>
          <w:lang w:eastAsia="ar-SA" w:bidi="ar-SA"/>
        </w:rPr>
        <w:t>tent</w:t>
      </w:r>
      <w:ins w:id="199" w:author="Alan Jonckheere" w:date="2014-10-11T11:54:00Z">
        <w:r w:rsidR="00813147">
          <w:rPr>
            <w:rFonts w:eastAsia="Times New Roman" w:cs="Times New Roman"/>
            <w:szCs w:val="28"/>
            <w:lang w:eastAsia="ar-SA" w:bidi="ar-SA"/>
          </w:rPr>
          <w:t>,</w:t>
        </w:r>
      </w:ins>
      <w:r>
        <w:rPr>
          <w:rFonts w:eastAsia="Times New Roman" w:cs="Times New Roman"/>
          <w:szCs w:val="28"/>
          <w:lang w:eastAsia="ar-SA" w:bidi="ar-SA"/>
        </w:rPr>
        <w:t xml:space="preserve"> or garage </w:t>
      </w:r>
      <w:del w:id="200" w:author="Alan Jonckheere" w:date="2014-10-11T11:54:00Z">
        <w:r w:rsidR="00091AF7">
          <w:rPr>
            <w:rFonts w:eastAsia="Times New Roman" w:cs="Times New Roman"/>
            <w:szCs w:val="28"/>
            <w:lang w:eastAsia="ar-SA" w:bidi="ar-SA"/>
          </w:rPr>
          <w:delText>shall</w:delText>
        </w:r>
      </w:del>
      <w:ins w:id="201" w:author="Alan Jonckheere" w:date="2014-10-11T11:54:00Z">
        <w:r w:rsidR="008C6232">
          <w:rPr>
            <w:rFonts w:eastAsia="Times New Roman" w:cs="Times New Roman"/>
            <w:szCs w:val="28"/>
            <w:lang w:eastAsia="ar-SA" w:bidi="ar-SA"/>
          </w:rPr>
          <w:t>may</w:t>
        </w:r>
        <w:r>
          <w:rPr>
            <w:rFonts w:eastAsia="Times New Roman" w:cs="Times New Roman"/>
            <w:szCs w:val="28"/>
            <w:lang w:eastAsia="ar-SA" w:bidi="ar-SA"/>
          </w:rPr>
          <w:t xml:space="preserve"> be used</w:t>
        </w:r>
      </w:ins>
      <w:r w:rsidR="004F20A7">
        <w:rPr>
          <w:rFonts w:eastAsia="Times New Roman" w:cs="Times New Roman"/>
          <w:szCs w:val="28"/>
          <w:lang w:eastAsia="ar-SA" w:bidi="ar-SA"/>
        </w:rPr>
        <w:t xml:space="preserve"> at any time</w:t>
      </w:r>
      <w:r>
        <w:rPr>
          <w:rFonts w:eastAsia="Times New Roman" w:cs="Times New Roman"/>
          <w:szCs w:val="28"/>
          <w:lang w:eastAsia="ar-SA" w:bidi="ar-SA"/>
        </w:rPr>
        <w:t xml:space="preserve"> </w:t>
      </w:r>
      <w:del w:id="202" w:author="Alan Jonckheere" w:date="2014-10-11T11:54:00Z">
        <w:r w:rsidR="00091AF7">
          <w:rPr>
            <w:rFonts w:eastAsia="Times New Roman" w:cs="Times New Roman"/>
            <w:szCs w:val="28"/>
            <w:lang w:eastAsia="ar-SA" w:bidi="ar-SA"/>
          </w:rPr>
          <w:delText xml:space="preserve">be used </w:delText>
        </w:r>
      </w:del>
      <w:r>
        <w:rPr>
          <w:rFonts w:eastAsia="Times New Roman" w:cs="Times New Roman"/>
          <w:szCs w:val="28"/>
          <w:lang w:eastAsia="ar-SA" w:bidi="ar-SA"/>
        </w:rPr>
        <w:t xml:space="preserve">as a residence temporarily or permanently, except in locations to be specifically designated by the </w:t>
      </w:r>
      <w:del w:id="203" w:author="Alan Jonckheere" w:date="2014-10-11T11:54:00Z">
        <w:r w:rsidR="00091AF7">
          <w:rPr>
            <w:rFonts w:eastAsia="Times New Roman" w:cs="Times New Roman"/>
            <w:szCs w:val="28"/>
            <w:lang w:eastAsia="ar-SA" w:bidi="ar-SA"/>
          </w:rPr>
          <w:delText>Association</w:delText>
        </w:r>
      </w:del>
      <w:ins w:id="204" w:author="Alan Jonckheere" w:date="2014-10-11T11:54:00Z">
        <w:r w:rsidR="00A409D8">
          <w:rPr>
            <w:rFonts w:eastAsia="Times New Roman" w:cs="Times New Roman"/>
            <w:szCs w:val="28"/>
            <w:lang w:eastAsia="ar-SA" w:bidi="ar-SA"/>
          </w:rPr>
          <w:t>Club</w:t>
        </w:r>
      </w:ins>
      <w:r w:rsidR="005E1AC1">
        <w:rPr>
          <w:rFonts w:eastAsia="Times New Roman" w:cs="Times New Roman"/>
          <w:szCs w:val="28"/>
          <w:lang w:eastAsia="ar-SA" w:bidi="ar-SA"/>
        </w:rPr>
        <w:t>.</w:t>
      </w:r>
    </w:p>
    <w:p w14:paraId="32544AF7" w14:textId="77777777" w:rsidR="00091AF7" w:rsidRDefault="00091AF7" w:rsidP="00B204BB">
      <w:pPr>
        <w:pStyle w:val="Heading3"/>
        <w:numPr>
          <w:ilvl w:val="0"/>
          <w:numId w:val="0"/>
        </w:numPr>
        <w:rPr>
          <w:del w:id="205" w:author="Alan Jonckheere" w:date="2014-10-11T11:54:00Z"/>
          <w:rFonts w:cs="Times New Roman"/>
          <w:szCs w:val="28"/>
        </w:rPr>
      </w:pPr>
      <w:del w:id="206" w:author="Alan Jonckheere" w:date="2014-10-11T11:54:00Z">
        <w:r>
          <w:delText xml:space="preserve">5-77. BUILDING RESTRICTIONS </w:delText>
        </w:r>
      </w:del>
    </w:p>
    <w:p w14:paraId="66CCC14A" w14:textId="77777777" w:rsidR="00091AF7" w:rsidRDefault="00091AF7">
      <w:pPr>
        <w:pStyle w:val="PreformattedText"/>
        <w:rPr>
          <w:del w:id="207" w:author="Alan Jonckheere" w:date="2014-10-11T11:54:00Z"/>
          <w:rFonts w:ascii="Times New Roman" w:hAnsi="Times New Roman" w:cs="Times New Roman"/>
          <w:sz w:val="28"/>
          <w:szCs w:val="28"/>
        </w:rPr>
      </w:pPr>
      <w:del w:id="208" w:author="Alan Jonckheere" w:date="2014-10-11T11:54:00Z">
        <w:r>
          <w:rPr>
            <w:rFonts w:ascii="Times New Roman" w:hAnsi="Times New Roman" w:cs="Times New Roman"/>
            <w:sz w:val="28"/>
            <w:szCs w:val="28"/>
          </w:rPr>
          <w:delText>The lot owners of any of Lots 146 through 226, both inclusive, in Little Swan Lake Section One may construct, maintain, use and occupy a single family dwelling house containing a minimum enclosed dwelling area of 600 square feet. Lot owners of any</w:delText>
        </w:r>
        <w:r>
          <w:delText xml:space="preserve"> </w:delText>
        </w:r>
        <w:r>
          <w:rPr>
            <w:rFonts w:ascii="Times New Roman" w:hAnsi="Times New Roman" w:cs="Times New Roman"/>
            <w:sz w:val="28"/>
            <w:szCs w:val="28"/>
          </w:rPr>
          <w:delText xml:space="preserve">of all other lots may construct, maintain, use and occupy a single family dwelling house and appurtenances, containing a minimum enclosed dwelling area of 1,000 square feet with not less than 850 square feet of enclosed dwelling area being located on the main floor of said residence if said residence is a two-story dwelling. All construction must </w:delText>
        </w:r>
        <w:r>
          <w:rPr>
            <w:rFonts w:ascii="Times New Roman" w:hAnsi="Times New Roman" w:cs="Times New Roman"/>
            <w:sz w:val="28"/>
            <w:szCs w:val="28"/>
          </w:rPr>
          <w:lastRenderedPageBreak/>
          <w:delText xml:space="preserve">comply with the Building Code contained in the Little Swan Lake Association Basic Data dated June 1, 1971 as now or hereafter amended. </w:delText>
        </w:r>
      </w:del>
    </w:p>
    <w:p w14:paraId="582032BC" w14:textId="77777777" w:rsidR="00091AF7" w:rsidRDefault="00091AF7">
      <w:pPr>
        <w:pStyle w:val="PreformattedText"/>
        <w:rPr>
          <w:del w:id="209" w:author="Alan Jonckheere" w:date="2014-10-11T11:54:00Z"/>
          <w:rFonts w:ascii="Times New Roman" w:hAnsi="Times New Roman" w:cs="Times New Roman"/>
          <w:sz w:val="28"/>
          <w:szCs w:val="28"/>
        </w:rPr>
      </w:pPr>
    </w:p>
    <w:p w14:paraId="664743FD" w14:textId="77777777" w:rsidR="00091AF7" w:rsidRDefault="00091AF7">
      <w:pPr>
        <w:pStyle w:val="PreformattedText"/>
        <w:rPr>
          <w:del w:id="210" w:author="Alan Jonckheere" w:date="2014-10-11T11:54:00Z"/>
          <w:rFonts w:ascii="Times New Roman" w:hAnsi="Times New Roman" w:cs="Times New Roman"/>
          <w:sz w:val="28"/>
          <w:szCs w:val="28"/>
        </w:rPr>
      </w:pPr>
      <w:del w:id="211" w:author="Alan Jonckheere" w:date="2014-10-11T11:54:00Z">
        <w:r>
          <w:rPr>
            <w:rFonts w:ascii="Times New Roman" w:hAnsi="Times New Roman" w:cs="Times New Roman"/>
            <w:sz w:val="28"/>
            <w:szCs w:val="28"/>
          </w:rPr>
          <w:delText xml:space="preserve">Before beginning the construction of any dwelling or other structure, plans including all appurtenances, and the location on the lot, shall be first submitted to the Little Swan Lake Club Building Committee for approval. The application shall also be accompanied by an “Individual Sewage Disposal System Permit” issued by the Sanitary District or its agent. </w:delText>
        </w:r>
      </w:del>
    </w:p>
    <w:p w14:paraId="57083E1D" w14:textId="77777777" w:rsidR="00091AF7" w:rsidRDefault="00091AF7">
      <w:pPr>
        <w:pStyle w:val="PreformattedText"/>
        <w:rPr>
          <w:del w:id="212" w:author="Alan Jonckheere" w:date="2014-10-11T11:54:00Z"/>
          <w:rFonts w:ascii="Times New Roman" w:hAnsi="Times New Roman" w:cs="Times New Roman"/>
          <w:sz w:val="28"/>
          <w:szCs w:val="28"/>
        </w:rPr>
      </w:pPr>
    </w:p>
    <w:p w14:paraId="7243CC61" w14:textId="77777777" w:rsidR="00091AF7" w:rsidRDefault="00091AF7">
      <w:pPr>
        <w:pStyle w:val="PreformattedText"/>
        <w:rPr>
          <w:del w:id="213" w:author="Alan Jonckheere" w:date="2014-10-11T11:54:00Z"/>
          <w:rFonts w:ascii="Times New Roman" w:hAnsi="Times New Roman" w:cs="Times New Roman"/>
          <w:sz w:val="28"/>
          <w:szCs w:val="28"/>
        </w:rPr>
      </w:pPr>
      <w:del w:id="214" w:author="Alan Jonckheere" w:date="2014-10-11T11:54:00Z">
        <w:r>
          <w:rPr>
            <w:rFonts w:ascii="Times New Roman" w:hAnsi="Times New Roman" w:cs="Times New Roman"/>
            <w:sz w:val="28"/>
            <w:szCs w:val="28"/>
          </w:rPr>
          <w:delText xml:space="preserve">No more than one dwelling house shall be erected on any one lot and no lot shall be re-subdivided into smaller lots or parts thereof. </w:delText>
        </w:r>
      </w:del>
    </w:p>
    <w:p w14:paraId="2E048A05" w14:textId="77777777" w:rsidR="00091AF7" w:rsidRDefault="00091AF7">
      <w:pPr>
        <w:pStyle w:val="PreformattedText"/>
        <w:rPr>
          <w:del w:id="215" w:author="Alan Jonckheere" w:date="2014-10-11T11:54:00Z"/>
          <w:rFonts w:ascii="Times New Roman" w:hAnsi="Times New Roman" w:cs="Times New Roman"/>
          <w:sz w:val="28"/>
          <w:szCs w:val="28"/>
        </w:rPr>
      </w:pPr>
    </w:p>
    <w:p w14:paraId="7F2FA121" w14:textId="77777777" w:rsidR="00091AF7" w:rsidRDefault="00091AF7">
      <w:pPr>
        <w:pStyle w:val="PreformattedText"/>
        <w:rPr>
          <w:del w:id="216" w:author="Alan Jonckheere" w:date="2014-10-11T11:54:00Z"/>
          <w:rFonts w:ascii="Times New Roman" w:eastAsia="Times New Roman" w:hAnsi="Times New Roman" w:cs="Times New Roman"/>
          <w:sz w:val="28"/>
          <w:szCs w:val="28"/>
          <w:lang w:eastAsia="ar-SA" w:bidi="ar-SA"/>
        </w:rPr>
      </w:pPr>
      <w:del w:id="217" w:author="Alan Jonckheere" w:date="2014-10-11T11:54:00Z">
        <w:r>
          <w:rPr>
            <w:rFonts w:ascii="Times New Roman" w:hAnsi="Times New Roman" w:cs="Times New Roman"/>
            <w:sz w:val="28"/>
            <w:szCs w:val="28"/>
          </w:rPr>
          <w:delText xml:space="preserve">No trailer, camping trailer, motorized home, basement, tent, garage, or boat house shall at any time be used as a residence temporarily or permanently except in locations to be specifically designated by the Club. </w:delText>
        </w:r>
      </w:del>
    </w:p>
    <w:p w14:paraId="3E14C2DE" w14:textId="61455B7C" w:rsidR="0006066B" w:rsidRPr="0008103B" w:rsidRDefault="00D93FC2" w:rsidP="0008103B">
      <w:pPr>
        <w:pStyle w:val="Heading3"/>
        <w:rPr>
          <w:rFonts w:cs="Times New Roman"/>
          <w:szCs w:val="28"/>
          <w:lang w:eastAsia="ar-SA" w:bidi="ar-SA"/>
        </w:rPr>
      </w:pPr>
      <w:del w:id="218" w:author="Alan Jonckheere" w:date="2014-10-11T11:54:00Z">
        <w:r>
          <w:rPr>
            <w:lang w:eastAsia="ar-SA" w:bidi="ar-SA"/>
          </w:rPr>
          <w:delText>5</w:delText>
        </w:r>
        <w:r w:rsidR="00B204BB">
          <w:rPr>
            <w:lang w:eastAsia="ar-SA" w:bidi="ar-SA"/>
          </w:rPr>
          <w:delText>-68</w:delText>
        </w:r>
      </w:del>
      <w:ins w:id="219" w:author="Alan Jonckheere" w:date="2014-10-11T11:54:00Z">
        <w:r w:rsidR="0006066B" w:rsidRPr="005E1AC1">
          <w:t>6</w:t>
        </w:r>
      </w:ins>
      <w:r w:rsidR="0006066B" w:rsidRPr="005E1AC1">
        <w:t xml:space="preserve">. GENERAL REGULATIONS </w:t>
      </w:r>
    </w:p>
    <w:p w14:paraId="070C3F7C" w14:textId="77777777" w:rsidR="00091AF7" w:rsidRDefault="00091AF7">
      <w:pPr>
        <w:widowControl/>
        <w:suppressAutoHyphens w:val="0"/>
        <w:autoSpaceDE w:val="0"/>
        <w:rPr>
          <w:del w:id="220" w:author="Alan Jonckheere" w:date="2014-10-11T11:54:00Z"/>
          <w:rFonts w:eastAsia="Times New Roman" w:cs="Times New Roman"/>
          <w:szCs w:val="28"/>
          <w:lang w:eastAsia="ar-SA" w:bidi="ar-SA"/>
        </w:rPr>
      </w:pPr>
      <w:del w:id="221" w:author="Alan Jonckheere" w:date="2014-10-11T11:54:00Z">
        <w:r>
          <w:rPr>
            <w:rFonts w:eastAsia="Times New Roman" w:cs="Times New Roman"/>
            <w:szCs w:val="28"/>
            <w:lang w:eastAsia="ar-SA" w:bidi="ar-SA"/>
          </w:rPr>
          <w:delText>The</w:delText>
        </w:r>
      </w:del>
      <w:ins w:id="222" w:author="Alan Jonckheere" w:date="2014-10-11T11:54:00Z">
        <w:r w:rsidR="0006066B">
          <w:t>Each</w:t>
        </w:r>
      </w:ins>
      <w:r w:rsidR="0006066B">
        <w:t xml:space="preserve"> lot owner</w:t>
      </w:r>
      <w:r w:rsidR="004558B5">
        <w:t xml:space="preserve"> </w:t>
      </w:r>
      <w:del w:id="223" w:author="Alan Jonckheere" w:date="2014-10-11T11:54:00Z">
        <w:r>
          <w:rPr>
            <w:rFonts w:eastAsia="Times New Roman" w:cs="Times New Roman"/>
            <w:szCs w:val="28"/>
            <w:lang w:eastAsia="ar-SA" w:bidi="ar-SA"/>
          </w:rPr>
          <w:delText>will</w:delText>
        </w:r>
      </w:del>
      <w:ins w:id="224" w:author="Alan Jonckheere" w:date="2014-10-11T11:54:00Z">
        <w:r w:rsidR="004558B5">
          <w:t xml:space="preserve">or </w:t>
        </w:r>
        <w:r w:rsidR="00BA538F">
          <w:t>lessee</w:t>
        </w:r>
        <w:r w:rsidR="0006066B">
          <w:t xml:space="preserve"> </w:t>
        </w:r>
        <w:r w:rsidR="004535A3">
          <w:t>must</w:t>
        </w:r>
      </w:ins>
      <w:r w:rsidR="004535A3">
        <w:t xml:space="preserve"> </w:t>
      </w:r>
      <w:r w:rsidR="0006066B">
        <w:t xml:space="preserve">keep </w:t>
      </w:r>
      <w:del w:id="225" w:author="Alan Jonckheere" w:date="2014-10-11T11:54:00Z">
        <w:r>
          <w:rPr>
            <w:rFonts w:eastAsia="Times New Roman" w:cs="Times New Roman"/>
            <w:szCs w:val="28"/>
            <w:lang w:eastAsia="ar-SA" w:bidi="ar-SA"/>
          </w:rPr>
          <w:delText xml:space="preserve">his lot and all improvements thereon in a sanitary condition, </w:delText>
        </w:r>
        <w:r>
          <w:rPr>
            <w:rFonts w:eastAsia="Times New Roman" w:cs="Times New Roman"/>
            <w:b/>
            <w:szCs w:val="28"/>
            <w:lang w:eastAsia="ar-SA" w:bidi="ar-SA"/>
          </w:rPr>
          <w:delText>decent, neat,</w:delText>
        </w:r>
      </w:del>
      <w:ins w:id="226" w:author="Alan Jonckheere" w:date="2014-10-11T11:54:00Z">
        <w:r w:rsidR="0006066B">
          <w:t>their lot mowed</w:t>
        </w:r>
      </w:ins>
      <w:r w:rsidR="0006066B">
        <w:t xml:space="preserve"> and free from noxious weeds</w:t>
      </w:r>
      <w:del w:id="227" w:author="Alan Jonckheere" w:date="2014-10-11T11:54:00Z">
        <w:r>
          <w:rPr>
            <w:rFonts w:eastAsia="Times New Roman" w:cs="Times New Roman"/>
            <w:b/>
            <w:szCs w:val="28"/>
            <w:lang w:eastAsia="ar-SA" w:bidi="ar-SA"/>
          </w:rPr>
          <w:delText>,</w:delText>
        </w:r>
      </w:del>
      <w:r w:rsidR="0006066B">
        <w:t xml:space="preserve"> and debris</w:t>
      </w:r>
      <w:del w:id="228" w:author="Alan Jonckheere" w:date="2014-10-11T11:54:00Z">
        <w:r>
          <w:rPr>
            <w:rFonts w:eastAsia="Times New Roman" w:cs="Times New Roman"/>
            <w:b/>
            <w:szCs w:val="28"/>
            <w:lang w:eastAsia="ar-SA" w:bidi="ar-SA"/>
          </w:rPr>
          <w:delText>,</w:delText>
        </w:r>
      </w:del>
      <w:r w:rsidR="0006066B">
        <w:t xml:space="preserve"> and </w:t>
      </w:r>
      <w:del w:id="229" w:author="Alan Jonckheere" w:date="2014-10-11T11:54:00Z">
        <w:r>
          <w:rPr>
            <w:rFonts w:eastAsia="Times New Roman" w:cs="Times New Roman"/>
            <w:szCs w:val="28"/>
            <w:lang w:eastAsia="ar-SA" w:bidi="ar-SA"/>
          </w:rPr>
          <w:delText>will</w:delText>
        </w:r>
      </w:del>
      <w:ins w:id="230" w:author="Alan Jonckheere" w:date="2014-10-11T11:54:00Z">
        <w:r w:rsidR="004535A3">
          <w:t>must</w:t>
        </w:r>
      </w:ins>
      <w:r w:rsidR="004535A3">
        <w:t xml:space="preserve"> </w:t>
      </w:r>
      <w:r w:rsidR="0006066B">
        <w:t xml:space="preserve">maintain all improvements </w:t>
      </w:r>
      <w:del w:id="231" w:author="Alan Jonckheere" w:date="2014-10-11T11:54:00Z">
        <w:r>
          <w:rPr>
            <w:rFonts w:eastAsia="Times New Roman" w:cs="Times New Roman"/>
            <w:szCs w:val="28"/>
            <w:lang w:eastAsia="ar-SA" w:bidi="ar-SA"/>
          </w:rPr>
          <w:delText xml:space="preserve">thereon </w:delText>
        </w:r>
      </w:del>
      <w:r w:rsidR="0006066B">
        <w:t>in good repair and attractive in appearance. The lot owner</w:t>
      </w:r>
      <w:r w:rsidR="004558B5">
        <w:t xml:space="preserve"> </w:t>
      </w:r>
      <w:del w:id="232" w:author="Alan Jonckheere" w:date="2014-10-11T11:54:00Z">
        <w:r>
          <w:rPr>
            <w:rFonts w:eastAsia="Times New Roman" w:cs="Times New Roman"/>
            <w:szCs w:val="28"/>
            <w:lang w:eastAsia="ar-SA" w:bidi="ar-SA"/>
          </w:rPr>
          <w:delText>will</w:delText>
        </w:r>
      </w:del>
      <w:ins w:id="233" w:author="Alan Jonckheere" w:date="2014-10-11T11:54:00Z">
        <w:r w:rsidR="004558B5">
          <w:t xml:space="preserve">or </w:t>
        </w:r>
        <w:r w:rsidR="00BA538F">
          <w:t>lessee</w:t>
        </w:r>
        <w:r w:rsidR="0006066B">
          <w:t xml:space="preserve"> </w:t>
        </w:r>
        <w:r w:rsidR="00BD4E42">
          <w:t>must</w:t>
        </w:r>
      </w:ins>
      <w:r w:rsidR="0006066B">
        <w:t xml:space="preserve"> install, use</w:t>
      </w:r>
      <w:ins w:id="234" w:author="Alan Jonckheere" w:date="2014-10-11T11:54:00Z">
        <w:r w:rsidR="00372DDF">
          <w:t>,</w:t>
        </w:r>
      </w:ins>
      <w:r w:rsidR="0006066B">
        <w:t xml:space="preserve"> and maintain </w:t>
      </w:r>
      <w:del w:id="235" w:author="Alan Jonckheere" w:date="2014-10-11T11:54:00Z">
        <w:r>
          <w:rPr>
            <w:rFonts w:eastAsia="Times New Roman" w:cs="Times New Roman"/>
            <w:szCs w:val="28"/>
            <w:lang w:eastAsia="ar-SA" w:bidi="ar-SA"/>
          </w:rPr>
          <w:delText xml:space="preserve">in a sanitary condition </w:delText>
        </w:r>
      </w:del>
      <w:r w:rsidR="0006066B">
        <w:t xml:space="preserve">all </w:t>
      </w:r>
      <w:del w:id="236" w:author="Alan Jonckheere" w:date="2014-10-11T11:54:00Z">
        <w:r>
          <w:rPr>
            <w:rFonts w:eastAsia="Times New Roman" w:cs="Times New Roman"/>
            <w:szCs w:val="28"/>
            <w:lang w:eastAsia="ar-SA" w:bidi="ar-SA"/>
          </w:rPr>
          <w:delText xml:space="preserve">toilet </w:delText>
        </w:r>
      </w:del>
      <w:r w:rsidR="0006066B">
        <w:t>sewage, garbage, ash</w:t>
      </w:r>
      <w:ins w:id="237" w:author="Alan Jonckheere" w:date="2014-10-11T11:54:00Z">
        <w:r w:rsidR="008C6232">
          <w:t>,</w:t>
        </w:r>
      </w:ins>
      <w:r w:rsidR="0006066B">
        <w:t xml:space="preserve"> and refuse facilities for the storage, treatment</w:t>
      </w:r>
      <w:ins w:id="238" w:author="Alan Jonckheere" w:date="2014-10-11T11:54:00Z">
        <w:r w:rsidR="00372DDF">
          <w:t>,</w:t>
        </w:r>
      </w:ins>
      <w:r w:rsidR="0006066B">
        <w:t xml:space="preserve"> or disposal of solid or liquid waste</w:t>
      </w:r>
      <w:r w:rsidR="00BD4E42">
        <w:t xml:space="preserve"> </w:t>
      </w:r>
      <w:ins w:id="239" w:author="Alan Jonckheere" w:date="2014-10-11T11:54:00Z">
        <w:r w:rsidR="00BD4E42">
          <w:t>in a sanitary condition</w:t>
        </w:r>
        <w:r w:rsidR="0006066B">
          <w:t xml:space="preserve"> </w:t>
        </w:r>
      </w:ins>
      <w:r w:rsidR="0006066B">
        <w:t xml:space="preserve">as may be approved or required by the </w:t>
      </w:r>
      <w:del w:id="240" w:author="Alan Jonckheere" w:date="2014-10-11T11:54:00Z">
        <w:r>
          <w:rPr>
            <w:rFonts w:eastAsia="Times New Roman" w:cs="Times New Roman"/>
            <w:szCs w:val="28"/>
            <w:lang w:eastAsia="ar-SA" w:bidi="ar-SA"/>
          </w:rPr>
          <w:delText>Association</w:delText>
        </w:r>
      </w:del>
      <w:ins w:id="241" w:author="Alan Jonckheere" w:date="2014-10-11T11:54:00Z">
        <w:r w:rsidR="0006066B">
          <w:t>Little Swan Lake Club</w:t>
        </w:r>
      </w:ins>
      <w:r w:rsidR="0006066B">
        <w:t xml:space="preserve">, </w:t>
      </w:r>
      <w:r w:rsidR="00BC3EAC">
        <w:t>the</w:t>
      </w:r>
      <w:ins w:id="242" w:author="Alan Jonckheere" w:date="2014-10-11T11:54:00Z">
        <w:r w:rsidR="00BC3EAC">
          <w:t xml:space="preserve"> </w:t>
        </w:r>
        <w:r w:rsidR="004F20A7">
          <w:t>Litt</w:t>
        </w:r>
        <w:r w:rsidR="008C6232">
          <w:t>l</w:t>
        </w:r>
        <w:r w:rsidR="004F20A7">
          <w:t xml:space="preserve">e Swan Lake </w:t>
        </w:r>
        <w:r w:rsidR="0006066B">
          <w:t>Sanitary District,</w:t>
        </w:r>
        <w:r w:rsidR="004F20A7">
          <w:t xml:space="preserve"> </w:t>
        </w:r>
        <w:r w:rsidR="00BC3EAC">
          <w:t xml:space="preserve">the </w:t>
        </w:r>
        <w:r w:rsidR="004F20A7">
          <w:t xml:space="preserve">Warren County Health Department, </w:t>
        </w:r>
        <w:r w:rsidR="00BC3EAC">
          <w:t xml:space="preserve">the </w:t>
        </w:r>
        <w:r w:rsidR="004F20A7">
          <w:t>Illinois</w:t>
        </w:r>
      </w:ins>
      <w:r w:rsidR="0006066B">
        <w:t xml:space="preserve"> State Department</w:t>
      </w:r>
      <w:r w:rsidR="004F20A7">
        <w:t xml:space="preserve"> of</w:t>
      </w:r>
      <w:r w:rsidR="0006066B">
        <w:t xml:space="preserve"> Public Health, or other public authority</w:t>
      </w:r>
      <w:del w:id="243" w:author="Alan Jonckheere" w:date="2014-10-11T11:54:00Z">
        <w:r>
          <w:rPr>
            <w:rFonts w:eastAsia="Times New Roman" w:cs="Times New Roman"/>
            <w:szCs w:val="28"/>
            <w:lang w:eastAsia="ar-SA" w:bidi="ar-SA"/>
          </w:rPr>
          <w:delText xml:space="preserve"> having charge of sanitation and public health. Whenever sewer connections are made available and it is ordered by the Association that connections be made therewith, the lot owners will connect with such sewer all water closets, sinks and drains in the manner approved by the Association; </w:delText>
        </w:r>
        <w:r>
          <w:rPr>
            <w:rFonts w:eastAsia="Times New Roman" w:cs="Times New Roman"/>
            <w:b/>
            <w:szCs w:val="28"/>
            <w:lang w:eastAsia="ar-SA" w:bidi="ar-SA"/>
          </w:rPr>
          <w:delText>will care for and protect from injury all shade and ornamental trees, shrubbery and sod; will</w:delText>
        </w:r>
      </w:del>
      <w:ins w:id="244" w:author="Alan Jonckheere" w:date="2014-10-11T11:54:00Z">
        <w:r w:rsidR="0006066B">
          <w:t>. The lot owner</w:t>
        </w:r>
        <w:r w:rsidR="004558B5">
          <w:t xml:space="preserve"> or </w:t>
        </w:r>
        <w:r w:rsidR="00BA538F">
          <w:t>lessee</w:t>
        </w:r>
        <w:r w:rsidR="0006066B">
          <w:t xml:space="preserve"> </w:t>
        </w:r>
        <w:r w:rsidR="00BD4E42">
          <w:t>must</w:t>
        </w:r>
      </w:ins>
      <w:r w:rsidR="0006066B">
        <w:t xml:space="preserve"> not permit any of the premises to be denuded of vegetation</w:t>
      </w:r>
      <w:del w:id="245" w:author="Alan Jonckheere" w:date="2014-10-11T11:54:00Z">
        <w:r>
          <w:rPr>
            <w:rFonts w:eastAsia="Times New Roman" w:cs="Times New Roman"/>
            <w:b/>
            <w:szCs w:val="28"/>
            <w:lang w:eastAsia="ar-SA" w:bidi="ar-SA"/>
          </w:rPr>
          <w:delText xml:space="preserve"> or to be</w:delText>
        </w:r>
      </w:del>
      <w:ins w:id="246" w:author="Alan Jonckheere" w:date="2014-10-11T11:54:00Z">
        <w:r w:rsidR="0006066B">
          <w:t>,</w:t>
        </w:r>
      </w:ins>
      <w:r w:rsidR="0006066B">
        <w:t xml:space="preserve"> cultivated</w:t>
      </w:r>
      <w:del w:id="247" w:author="Alan Jonckheere" w:date="2014-10-11T11:54:00Z">
        <w:r>
          <w:rPr>
            <w:rFonts w:eastAsia="Times New Roman" w:cs="Times New Roman"/>
            <w:b/>
            <w:szCs w:val="28"/>
            <w:lang w:eastAsia="ar-SA" w:bidi="ar-SA"/>
          </w:rPr>
          <w:delText xml:space="preserve"> in such manner as to</w:delText>
        </w:r>
      </w:del>
      <w:ins w:id="248" w:author="Alan Jonckheere" w:date="2014-10-11T11:54:00Z">
        <w:r w:rsidR="00372DDF">
          <w:t>,</w:t>
        </w:r>
        <w:r w:rsidR="0006066B">
          <w:t xml:space="preserve"> or any alteration of the topography which might</w:t>
        </w:r>
      </w:ins>
      <w:r w:rsidR="0006066B">
        <w:t xml:space="preserve"> cause or permit soil erosion</w:t>
      </w:r>
      <w:del w:id="249" w:author="Alan Jonckheere" w:date="2014-10-11T11:54:00Z">
        <w:r>
          <w:rPr>
            <w:rFonts w:eastAsia="Times New Roman" w:cs="Times New Roman"/>
            <w:b/>
            <w:szCs w:val="28"/>
            <w:lang w:eastAsia="ar-SA" w:bidi="ar-SA"/>
          </w:rPr>
          <w:delText>; will exclude the general public</w:delText>
        </w:r>
      </w:del>
      <w:ins w:id="250" w:author="Alan Jonckheere" w:date="2014-10-11T11:54:00Z">
        <w:r w:rsidR="0006066B">
          <w:t xml:space="preserve"> without first getting permission</w:t>
        </w:r>
      </w:ins>
      <w:r w:rsidR="0006066B">
        <w:t xml:space="preserve"> from the </w:t>
      </w:r>
      <w:del w:id="251" w:author="Alan Jonckheere" w:date="2014-10-11T11:54:00Z">
        <w:r>
          <w:rPr>
            <w:rFonts w:eastAsia="Times New Roman" w:cs="Times New Roman"/>
            <w:b/>
            <w:szCs w:val="28"/>
            <w:lang w:eastAsia="ar-SA" w:bidi="ar-SA"/>
          </w:rPr>
          <w:delText>property; will</w:delText>
        </w:r>
      </w:del>
      <w:ins w:id="252" w:author="Alan Jonckheere" w:date="2014-10-11T11:54:00Z">
        <w:r w:rsidR="0006066B">
          <w:t>Club. The lot owner</w:t>
        </w:r>
        <w:r w:rsidR="004558B5">
          <w:t xml:space="preserve"> or </w:t>
        </w:r>
        <w:r w:rsidR="00BA538F">
          <w:t>lessee</w:t>
        </w:r>
        <w:r w:rsidR="0006066B">
          <w:t xml:space="preserve"> </w:t>
        </w:r>
        <w:r w:rsidR="004535A3">
          <w:t>must</w:t>
        </w:r>
      </w:ins>
      <w:r w:rsidR="004535A3">
        <w:t xml:space="preserve"> </w:t>
      </w:r>
      <w:r w:rsidR="0006066B">
        <w:t xml:space="preserve">comply with all rules and regulations of the </w:t>
      </w:r>
      <w:del w:id="253" w:author="Alan Jonckheere" w:date="2014-10-11T11:54:00Z">
        <w:r>
          <w:rPr>
            <w:rFonts w:eastAsia="Times New Roman" w:cs="Times New Roman"/>
            <w:b/>
            <w:szCs w:val="28"/>
            <w:lang w:eastAsia="ar-SA" w:bidi="ar-SA"/>
          </w:rPr>
          <w:delText>Association</w:delText>
        </w:r>
      </w:del>
      <w:ins w:id="254" w:author="Alan Jonckheere" w:date="2014-10-11T11:54:00Z">
        <w:r w:rsidR="0006066B">
          <w:t>Club</w:t>
        </w:r>
      </w:ins>
      <w:r w:rsidR="0006066B">
        <w:t xml:space="preserve"> relating to the premises and to said </w:t>
      </w:r>
      <w:del w:id="255" w:author="Alan Jonckheere" w:date="2014-10-11T11:54:00Z">
        <w:r>
          <w:rPr>
            <w:rFonts w:eastAsia="Times New Roman" w:cs="Times New Roman"/>
            <w:b/>
            <w:szCs w:val="28"/>
            <w:lang w:eastAsia="ar-SA" w:bidi="ar-SA"/>
          </w:rPr>
          <w:delText>Lake</w:delText>
        </w:r>
      </w:del>
      <w:ins w:id="256" w:author="Alan Jonckheere" w:date="2014-10-11T11:54:00Z">
        <w:r w:rsidR="00372DDF">
          <w:t>l</w:t>
        </w:r>
        <w:r w:rsidR="0006066B">
          <w:t>ake</w:t>
        </w:r>
      </w:ins>
      <w:r w:rsidR="0006066B">
        <w:t xml:space="preserve"> and surrounding lands, and </w:t>
      </w:r>
      <w:del w:id="257" w:author="Alan Jonckheere" w:date="2014-10-11T11:54:00Z">
        <w:r>
          <w:rPr>
            <w:rFonts w:eastAsia="Times New Roman" w:cs="Times New Roman"/>
            <w:b/>
            <w:szCs w:val="28"/>
            <w:lang w:eastAsia="ar-SA" w:bidi="ar-SA"/>
          </w:rPr>
          <w:delText>will</w:delText>
        </w:r>
      </w:del>
      <w:ins w:id="258" w:author="Alan Jonckheere" w:date="2014-10-11T11:54:00Z">
        <w:r w:rsidR="004535A3">
          <w:t>must</w:t>
        </w:r>
      </w:ins>
      <w:r w:rsidR="004535A3">
        <w:t xml:space="preserve"> </w:t>
      </w:r>
      <w:r w:rsidR="0006066B">
        <w:t xml:space="preserve">not permit any violation </w:t>
      </w:r>
      <w:del w:id="259" w:author="Alan Jonckheere" w:date="2014-10-11T11:54:00Z">
        <w:r>
          <w:rPr>
            <w:rFonts w:eastAsia="Times New Roman" w:cs="Times New Roman"/>
            <w:b/>
            <w:szCs w:val="28"/>
            <w:lang w:eastAsia="ar-SA" w:bidi="ar-SA"/>
          </w:rPr>
          <w:delText xml:space="preserve">thereof </w:delText>
        </w:r>
      </w:del>
      <w:r w:rsidR="0006066B">
        <w:t>by any member of</w:t>
      </w:r>
      <w:r w:rsidR="004012BE">
        <w:t xml:space="preserve"> </w:t>
      </w:r>
      <w:del w:id="260" w:author="Alan Jonckheere" w:date="2014-10-11T11:54:00Z">
        <w:r>
          <w:rPr>
            <w:rFonts w:eastAsia="Times New Roman" w:cs="Times New Roman"/>
            <w:b/>
            <w:szCs w:val="28"/>
            <w:lang w:eastAsia="ar-SA" w:bidi="ar-SA"/>
          </w:rPr>
          <w:delText>his</w:delText>
        </w:r>
      </w:del>
      <w:ins w:id="261" w:author="Alan Jonckheere" w:date="2014-10-11T11:54:00Z">
        <w:r w:rsidR="004012BE">
          <w:t>their</w:t>
        </w:r>
      </w:ins>
      <w:r w:rsidR="0006066B">
        <w:t xml:space="preserve"> family</w:t>
      </w:r>
      <w:del w:id="262" w:author="Alan Jonckheere" w:date="2014-10-11T11:54:00Z">
        <w:r>
          <w:rPr>
            <w:rFonts w:eastAsia="Times New Roman" w:cs="Times New Roman"/>
            <w:b/>
            <w:szCs w:val="28"/>
            <w:lang w:eastAsia="ar-SA" w:bidi="ar-SA"/>
          </w:rPr>
          <w:delText>, his</w:delText>
        </w:r>
      </w:del>
      <w:ins w:id="263" w:author="Alan Jonckheere" w:date="2014-10-11T11:54:00Z">
        <w:r w:rsidR="0006066B">
          <w:t xml:space="preserve"> or</w:t>
        </w:r>
      </w:ins>
      <w:r w:rsidR="0006066B">
        <w:t xml:space="preserve"> guest</w:t>
      </w:r>
      <w:r w:rsidR="004012BE">
        <w:t>s</w:t>
      </w:r>
      <w:r w:rsidR="0006066B">
        <w:t xml:space="preserve">, </w:t>
      </w:r>
      <w:del w:id="264" w:author="Alan Jonckheere" w:date="2014-10-11T11:54:00Z">
        <w:r>
          <w:rPr>
            <w:rFonts w:eastAsia="Times New Roman" w:cs="Times New Roman"/>
            <w:b/>
            <w:szCs w:val="28"/>
            <w:lang w:eastAsia="ar-SA" w:bidi="ar-SA"/>
          </w:rPr>
          <w:delText xml:space="preserve">or any other person permitted access thereto by his family or guests; </w:delText>
        </w:r>
      </w:del>
      <w:r w:rsidR="0006066B">
        <w:t>and the lot owner</w:t>
      </w:r>
      <w:r w:rsidR="004558B5">
        <w:t xml:space="preserve"> </w:t>
      </w:r>
      <w:del w:id="265" w:author="Alan Jonckheere" w:date="2014-10-11T11:54:00Z">
        <w:r>
          <w:rPr>
            <w:rFonts w:eastAsia="Times New Roman" w:cs="Times New Roman"/>
            <w:b/>
            <w:szCs w:val="28"/>
            <w:lang w:eastAsia="ar-SA" w:bidi="ar-SA"/>
          </w:rPr>
          <w:delText>will</w:delText>
        </w:r>
      </w:del>
      <w:ins w:id="266" w:author="Alan Jonckheere" w:date="2014-10-11T11:54:00Z">
        <w:r w:rsidR="004558B5">
          <w:t xml:space="preserve">or </w:t>
        </w:r>
        <w:r w:rsidR="00BA538F">
          <w:t>lessee</w:t>
        </w:r>
        <w:r w:rsidR="0006066B">
          <w:t xml:space="preserve"> </w:t>
        </w:r>
        <w:r w:rsidR="00F3360B">
          <w:t>must</w:t>
        </w:r>
      </w:ins>
      <w:r w:rsidR="0006066B">
        <w:t xml:space="preserve"> not do, use</w:t>
      </w:r>
      <w:ins w:id="267" w:author="Alan Jonckheere" w:date="2014-10-11T11:54:00Z">
        <w:r w:rsidR="00372DDF">
          <w:t>,</w:t>
        </w:r>
      </w:ins>
      <w:r w:rsidR="0006066B">
        <w:t xml:space="preserve"> or permit on or near the premises anything in violation of any law or ordinance or any State, Federal</w:t>
      </w:r>
      <w:ins w:id="268" w:author="Alan Jonckheere" w:date="2014-10-11T11:54:00Z">
        <w:r w:rsidR="00882208">
          <w:t>,</w:t>
        </w:r>
      </w:ins>
      <w:r w:rsidR="0006066B">
        <w:t xml:space="preserve"> or Municipal </w:t>
      </w:r>
      <w:del w:id="269" w:author="Alan Jonckheere" w:date="2014-10-11T11:54:00Z">
        <w:r>
          <w:rPr>
            <w:rFonts w:eastAsia="Times New Roman" w:cs="Times New Roman"/>
            <w:b/>
            <w:szCs w:val="28"/>
            <w:lang w:eastAsia="ar-SA" w:bidi="ar-SA"/>
          </w:rPr>
          <w:delText>governmental</w:delText>
        </w:r>
      </w:del>
      <w:ins w:id="270" w:author="Alan Jonckheere" w:date="2014-10-11T11:54:00Z">
        <w:r w:rsidR="0006066B">
          <w:t>government</w:t>
        </w:r>
      </w:ins>
      <w:r w:rsidR="0006066B">
        <w:t xml:space="preserve"> body or the regulations or </w:t>
      </w:r>
      <w:r w:rsidR="0006066B">
        <w:lastRenderedPageBreak/>
        <w:t xml:space="preserve">requirements of any other public authority; </w:t>
      </w:r>
      <w:r w:rsidR="00074053">
        <w:t xml:space="preserve">nor cause or permit any objectionable noise or odor to be emitted from the premises; </w:t>
      </w:r>
      <w:r w:rsidR="0006066B">
        <w:t xml:space="preserve">nor permit </w:t>
      </w:r>
      <w:ins w:id="271" w:author="Alan Jonckheere" w:date="2014-10-11T11:54:00Z">
        <w:r w:rsidR="0006066B">
          <w:t xml:space="preserve">any domestic livestock or poultry </w:t>
        </w:r>
      </w:ins>
      <w:r w:rsidR="0006066B">
        <w:t>to be quartered or raised on the premises</w:t>
      </w:r>
      <w:del w:id="272" w:author="Alan Jonckheere" w:date="2014-10-11T11:54:00Z">
        <w:r>
          <w:rPr>
            <w:rFonts w:eastAsia="Times New Roman" w:cs="Times New Roman"/>
            <w:szCs w:val="28"/>
            <w:lang w:eastAsia="ar-SA" w:bidi="ar-SA"/>
          </w:rPr>
          <w:delText xml:space="preserve"> any domestic livestock or poultry</w:delText>
        </w:r>
      </w:del>
      <w:r w:rsidR="00074053">
        <w:t>;</w:t>
      </w:r>
      <w:r w:rsidR="0006066B">
        <w:t xml:space="preserve"> nor use or permit the premises to be used for any immoral or illegal purposes</w:t>
      </w:r>
      <w:del w:id="273" w:author="Alan Jonckheere" w:date="2014-10-11T11:54:00Z">
        <w:r>
          <w:rPr>
            <w:rFonts w:eastAsia="Times New Roman" w:cs="Times New Roman"/>
            <w:szCs w:val="28"/>
            <w:lang w:eastAsia="ar-SA" w:bidi="ar-SA"/>
          </w:rPr>
          <w:delText xml:space="preserve"> or do or permit anything to be done or remain on the premises or in or on said lake in any way tending to pollute the waters thereof or to create a nuisance or disturb the peace or quiet of the neighborhood or annoy any occupant of neighboring property.</w:delText>
        </w:r>
      </w:del>
    </w:p>
    <w:p w14:paraId="7BEC2C6B" w14:textId="77777777" w:rsidR="00091AF7" w:rsidRDefault="00091AF7" w:rsidP="00E82D4A">
      <w:pPr>
        <w:pStyle w:val="Heading3"/>
        <w:numPr>
          <w:ilvl w:val="0"/>
          <w:numId w:val="0"/>
        </w:numPr>
        <w:rPr>
          <w:del w:id="274" w:author="Alan Jonckheere" w:date="2014-10-11T11:54:00Z"/>
          <w:rFonts w:cs="Times New Roman"/>
          <w:szCs w:val="28"/>
        </w:rPr>
      </w:pPr>
      <w:del w:id="275" w:author="Alan Jonckheere" w:date="2014-10-11T11:54:00Z">
        <w:r>
          <w:delText xml:space="preserve">6-77. GENERAL REGULATIONS </w:delText>
        </w:r>
      </w:del>
    </w:p>
    <w:p w14:paraId="3D848E4C" w14:textId="417DAD4E" w:rsidR="0006066B" w:rsidRDefault="00091AF7" w:rsidP="00093476">
      <w:pPr>
        <w:rPr>
          <w:rFonts w:eastAsia="Times New Roman"/>
          <w:lang w:eastAsia="ar-SA" w:bidi="ar-SA"/>
        </w:rPr>
      </w:pPr>
      <w:del w:id="276" w:author="Alan Jonckheere" w:date="2014-10-11T11:54:00Z">
        <w:r>
          <w:rPr>
            <w:rFonts w:cs="Times New Roman"/>
            <w:szCs w:val="28"/>
          </w:rPr>
          <w:delText>Each lot owner will keep their lot mowed and all improvements thereon in a sanitary condition, decent, neat, and free from noxious weeds and debris, and will maintain all improvements thereon in good repair and attractive in appearance. The lot owner will install, use and maintain in a sanitary condition all toilet, sewage, garbage, ash and refuse facilities for the storage, treatment or disposal of solid or liquid waste as may be approved or required by the Little Swan Lake Club, Sanitary District, State Department, Public Health, or other public authority. The lot owner will not permit any of the premises to be denuded of vegetation, cultivated or any alteration of the topography which might cause or permit soil erosion without first getting permission from the Club. The lot owner will comply with all rules and regulations of the Club relating to the premises and to said Lake and surrounding lands, and will not permit any violation thereof by any member of his/her family or guest, and the lot owner shall not do, use or permit on or near the premises anything in violation of any law or ordinance or any State, Federal or Municipal government body or the regulations or requirements of any other public authority</w:delText>
        </w:r>
      </w:del>
      <w:r w:rsidR="004535A3">
        <w:t>;</w:t>
      </w:r>
      <w:r w:rsidR="0006066B">
        <w:t xml:space="preserve"> </w:t>
      </w:r>
      <w:r w:rsidR="004535A3">
        <w:t>n</w:t>
      </w:r>
      <w:r w:rsidR="0006066B">
        <w:t>or</w:t>
      </w:r>
      <w:del w:id="277" w:author="Alan Jonckheere" w:date="2014-10-11T11:54:00Z">
        <w:r>
          <w:rPr>
            <w:rFonts w:cs="Times New Roman"/>
            <w:szCs w:val="28"/>
          </w:rPr>
          <w:delText xml:space="preserve"> permit any domestic livestock or poultry to be quartered or raised on the premises, nor use or permit the premises to be used for any immoral or illegal purposes or</w:delText>
        </w:r>
      </w:del>
      <w:r w:rsidR="0006066B">
        <w:t xml:space="preserve"> do or permit anything to be done or left undone on the premises or in or on said lake in any way tending to pollute, </w:t>
      </w:r>
      <w:del w:id="278" w:author="Alan Jonckheere" w:date="2014-10-11T11:54:00Z">
        <w:r>
          <w:rPr>
            <w:rFonts w:cs="Times New Roman"/>
            <w:szCs w:val="28"/>
          </w:rPr>
          <w:delText>siltrate</w:delText>
        </w:r>
      </w:del>
      <w:ins w:id="279" w:author="Alan Jonckheere" w:date="2014-10-11T11:54:00Z">
        <w:r w:rsidR="00486D97">
          <w:t>cause silt or sediment to enter the lake</w:t>
        </w:r>
      </w:ins>
      <w:r w:rsidR="0006066B">
        <w:t xml:space="preserve">, or damage the </w:t>
      </w:r>
      <w:ins w:id="280" w:author="Alan Jonckheere" w:date="2014-10-11T11:54:00Z">
        <w:r w:rsidR="003E1EC1">
          <w:t xml:space="preserve">lake </w:t>
        </w:r>
      </w:ins>
      <w:r w:rsidR="0006066B">
        <w:t>waters</w:t>
      </w:r>
      <w:del w:id="281" w:author="Alan Jonckheere" w:date="2014-10-11T11:54:00Z">
        <w:r>
          <w:rPr>
            <w:rFonts w:cs="Times New Roman"/>
            <w:szCs w:val="28"/>
          </w:rPr>
          <w:delText xml:space="preserve"> thereof or</w:delText>
        </w:r>
      </w:del>
      <w:ins w:id="282" w:author="Alan Jonckheere" w:date="2014-10-11T11:54:00Z">
        <w:r w:rsidR="004535A3">
          <w:t>;</w:t>
        </w:r>
        <w:r w:rsidR="0006066B">
          <w:t xml:space="preserve"> </w:t>
        </w:r>
        <w:r w:rsidR="004535A3">
          <w:t>n</w:t>
        </w:r>
        <w:r w:rsidR="0006066B">
          <w:t>or</w:t>
        </w:r>
      </w:ins>
      <w:r w:rsidR="0006066B">
        <w:t xml:space="preserve"> to create a nuisance or disturb the peace or quiet of the neighborhood or annoy any occupant of neighboring property. Any violators of this provision are subject to such penalties or remedies as are allowed by law or ordinances. </w:t>
      </w:r>
    </w:p>
    <w:p w14:paraId="416027DE" w14:textId="77777777" w:rsidR="00F67B9C" w:rsidRPr="00CB09DC" w:rsidRDefault="00F67B9C" w:rsidP="00F67B9C">
      <w:pPr>
        <w:pStyle w:val="Heading3"/>
        <w:rPr>
          <w:del w:id="283" w:author="Alan Jonckheere" w:date="2014-10-11T11:54:00Z"/>
        </w:rPr>
      </w:pPr>
      <w:del w:id="284" w:author="Alan Jonckheere" w:date="2014-10-11T11:54:00Z">
        <w:r w:rsidRPr="00CB09DC">
          <w:rPr>
            <w:rStyle w:val="Heading3Char"/>
          </w:rPr>
          <w:delText>7-77</w:delText>
        </w:r>
        <w:r w:rsidRPr="00CB09DC">
          <w:delText>. CLUB REAL ESTATE</w:delText>
        </w:r>
      </w:del>
    </w:p>
    <w:p w14:paraId="20E64585" w14:textId="77777777" w:rsidR="00F67B9C" w:rsidRDefault="00F67B9C" w:rsidP="00F67B9C">
      <w:pPr>
        <w:pStyle w:val="PreformattedText"/>
        <w:rPr>
          <w:del w:id="285" w:author="Alan Jonckheere" w:date="2014-10-11T11:54:00Z"/>
          <w:rFonts w:ascii="Times New Roman" w:eastAsia="Times New Roman" w:hAnsi="Times New Roman" w:cs="Times New Roman"/>
          <w:sz w:val="28"/>
          <w:szCs w:val="28"/>
          <w:lang w:eastAsia="ar-SA" w:bidi="ar-SA"/>
        </w:rPr>
      </w:pPr>
      <w:del w:id="286" w:author="Alan Jonckheere" w:date="2014-10-11T11:54:00Z">
        <w:r>
          <w:rPr>
            <w:rFonts w:ascii="Times New Roman" w:hAnsi="Times New Roman" w:cs="Times New Roman"/>
            <w:sz w:val="28"/>
            <w:szCs w:val="28"/>
          </w:rPr>
          <w:delText xml:space="preserve">No real estate owned by the Club shall be sold unless it is approved by a 2/3 vote of the owners of lots. </w:delText>
        </w:r>
      </w:del>
    </w:p>
    <w:p w14:paraId="2153D6AC" w14:textId="0D6E6B58" w:rsidR="0006066B" w:rsidRDefault="00D93FC2" w:rsidP="0008103B">
      <w:pPr>
        <w:pStyle w:val="Heading3"/>
        <w:rPr>
          <w:lang w:eastAsia="ar-SA" w:bidi="ar-SA"/>
        </w:rPr>
      </w:pPr>
      <w:del w:id="287" w:author="Alan Jonckheere" w:date="2014-10-11T11:54:00Z">
        <w:r>
          <w:rPr>
            <w:lang w:eastAsia="ar-SA" w:bidi="ar-SA"/>
          </w:rPr>
          <w:delText>6</w:delText>
        </w:r>
        <w:r w:rsidR="00091AF7">
          <w:rPr>
            <w:lang w:eastAsia="ar-SA" w:bidi="ar-SA"/>
          </w:rPr>
          <w:delText>-68</w:delText>
        </w:r>
      </w:del>
      <w:ins w:id="288" w:author="Alan Jonckheere" w:date="2014-10-11T11:54:00Z">
        <w:r w:rsidR="0006066B">
          <w:rPr>
            <w:lang w:eastAsia="ar-SA" w:bidi="ar-SA"/>
          </w:rPr>
          <w:t>7</w:t>
        </w:r>
      </w:ins>
      <w:r w:rsidR="0006066B">
        <w:rPr>
          <w:lang w:eastAsia="ar-SA" w:bidi="ar-SA"/>
        </w:rPr>
        <w:t>.</w:t>
      </w:r>
      <w:r w:rsidR="00A409D8">
        <w:rPr>
          <w:lang w:eastAsia="ar-SA" w:bidi="ar-SA"/>
        </w:rPr>
        <w:t xml:space="preserve"> MAINTENANCE AND COMMUNITY FUND</w:t>
      </w:r>
    </w:p>
    <w:p w14:paraId="285F4EE4" w14:textId="2B3A197C" w:rsidR="0008103B" w:rsidRDefault="00091AF7" w:rsidP="0008103B">
      <w:pPr>
        <w:widowControl/>
        <w:suppressAutoHyphens w:val="0"/>
        <w:autoSpaceDE w:val="0"/>
        <w:rPr>
          <w:rFonts w:eastAsia="Times New Roman" w:cs="Times New Roman"/>
          <w:szCs w:val="28"/>
          <w:lang w:eastAsia="ar-SA" w:bidi="ar-SA"/>
        </w:rPr>
      </w:pPr>
      <w:del w:id="289" w:author="Alan Jonckheere" w:date="2014-10-11T11:54:00Z">
        <w:r>
          <w:rPr>
            <w:rFonts w:eastAsia="Times New Roman" w:cs="Times New Roman"/>
            <w:szCs w:val="28"/>
            <w:lang w:eastAsia="ar-SA" w:bidi="ar-SA"/>
          </w:rPr>
          <w:delText>In order to provide a community fund</w:delText>
        </w:r>
      </w:del>
      <w:ins w:id="290" w:author="Alan Jonckheere" w:date="2014-10-11T11:54:00Z">
        <w:r w:rsidR="00E8068E">
          <w:rPr>
            <w:rFonts w:eastAsia="Times New Roman" w:cs="Times New Roman"/>
            <w:szCs w:val="28"/>
            <w:lang w:eastAsia="ar-SA" w:bidi="ar-SA"/>
          </w:rPr>
          <w:t xml:space="preserve">Maintenance and Community Fund fees are paid annually by each lot owner or lessee. This fee </w:t>
        </w:r>
        <w:r w:rsidR="0006066B">
          <w:rPr>
            <w:rFonts w:eastAsia="Times New Roman" w:cs="Times New Roman"/>
            <w:szCs w:val="28"/>
            <w:lang w:eastAsia="ar-SA" w:bidi="ar-SA"/>
          </w:rPr>
          <w:t>provide</w:t>
        </w:r>
        <w:r w:rsidR="00E8068E">
          <w:rPr>
            <w:rFonts w:eastAsia="Times New Roman" w:cs="Times New Roman"/>
            <w:szCs w:val="28"/>
            <w:lang w:eastAsia="ar-SA" w:bidi="ar-SA"/>
          </w:rPr>
          <w:t>s</w:t>
        </w:r>
      </w:ins>
      <w:r w:rsidR="0006066B">
        <w:rPr>
          <w:rFonts w:eastAsia="Times New Roman" w:cs="Times New Roman"/>
          <w:szCs w:val="28"/>
          <w:lang w:eastAsia="ar-SA" w:bidi="ar-SA"/>
        </w:rPr>
        <w:t xml:space="preserve"> for road maintenance, </w:t>
      </w:r>
      <w:ins w:id="291" w:author="Alan Jonckheere" w:date="2014-11-21T14:43:00Z">
        <w:r w:rsidR="00EB3143">
          <w:rPr>
            <w:rFonts w:eastAsia="Times New Roman" w:cs="Times New Roman"/>
            <w:szCs w:val="28"/>
            <w:lang w:eastAsia="ar-SA" w:bidi="ar-SA"/>
          </w:rPr>
          <w:t xml:space="preserve">snow removal, </w:t>
        </w:r>
      </w:ins>
      <w:r w:rsidR="0006066B">
        <w:rPr>
          <w:rFonts w:eastAsia="Times New Roman" w:cs="Times New Roman"/>
          <w:szCs w:val="28"/>
          <w:lang w:eastAsia="ar-SA" w:bidi="ar-SA"/>
        </w:rPr>
        <w:t xml:space="preserve">landscaping, insect control, </w:t>
      </w:r>
      <w:del w:id="292" w:author="Alan Jonckheere" w:date="2014-11-21T14:43:00Z">
        <w:r w:rsidR="0006066B" w:rsidDel="00EB3143">
          <w:rPr>
            <w:rFonts w:eastAsia="Times New Roman" w:cs="Times New Roman"/>
            <w:szCs w:val="28"/>
            <w:lang w:eastAsia="ar-SA" w:bidi="ar-SA"/>
          </w:rPr>
          <w:delText xml:space="preserve">mowing of </w:delText>
        </w:r>
      </w:del>
      <w:del w:id="293" w:author="Alan Jonckheere" w:date="2014-10-11T11:54:00Z">
        <w:r>
          <w:rPr>
            <w:rFonts w:eastAsia="Times New Roman" w:cs="Times New Roman"/>
            <w:szCs w:val="28"/>
            <w:lang w:eastAsia="ar-SA" w:bidi="ar-SA"/>
          </w:rPr>
          <w:delText xml:space="preserve">unimproved lots owned by </w:delText>
        </w:r>
      </w:del>
      <w:del w:id="294" w:author="Alan Jonckheere" w:date="2014-11-21T14:44:00Z">
        <w:r w:rsidR="00EB3143" w:rsidDel="00EB3143">
          <w:rPr>
            <w:rFonts w:eastAsia="Times New Roman" w:cs="Times New Roman"/>
            <w:szCs w:val="28"/>
            <w:lang w:eastAsia="ar-SA" w:bidi="ar-SA"/>
          </w:rPr>
          <w:delText>lot owners</w:delText>
        </w:r>
      </w:del>
      <w:ins w:id="295" w:author="Alan Jonckheere" w:date="2014-10-11T11:54:00Z">
        <w:r w:rsidR="002220B2">
          <w:rPr>
            <w:rFonts w:eastAsia="Times New Roman" w:cs="Times New Roman"/>
            <w:szCs w:val="28"/>
            <w:lang w:eastAsia="ar-SA" w:bidi="ar-SA"/>
          </w:rPr>
          <w:t xml:space="preserve"> and similar activities.</w:t>
        </w:r>
        <w:r w:rsidR="00C37405">
          <w:rPr>
            <w:rFonts w:eastAsia="Times New Roman" w:cs="Times New Roman"/>
            <w:szCs w:val="28"/>
            <w:lang w:eastAsia="ar-SA" w:bidi="ar-SA"/>
          </w:rPr>
          <w:t xml:space="preserve"> </w:t>
        </w:r>
        <w:r w:rsidR="00BE1DDF">
          <w:rPr>
            <w:rFonts w:eastAsia="Times New Roman" w:cs="Times New Roman"/>
            <w:szCs w:val="28"/>
            <w:lang w:eastAsia="ar-SA" w:bidi="ar-SA"/>
          </w:rPr>
          <w:t xml:space="preserve">This fee </w:t>
        </w:r>
        <w:r w:rsidR="003A6367">
          <w:rPr>
            <w:rFonts w:eastAsia="Times New Roman" w:cs="Times New Roman"/>
            <w:szCs w:val="28"/>
            <w:lang w:eastAsia="ar-SA" w:bidi="ar-SA"/>
          </w:rPr>
          <w:t xml:space="preserve">is </w:t>
        </w:r>
        <w:r w:rsidR="003A6367">
          <w:rPr>
            <w:rFonts w:cs="Times New Roman"/>
            <w:szCs w:val="28"/>
          </w:rPr>
          <w:t>determined by the Board and approved by the</w:t>
        </w:r>
      </w:ins>
      <w:ins w:id="296" w:author="Alan Jonckheere" w:date="2014-11-21T14:44:00Z">
        <w:r w:rsidR="00EB3143">
          <w:rPr>
            <w:rFonts w:cs="Times New Roman"/>
            <w:szCs w:val="28"/>
          </w:rPr>
          <w:t xml:space="preserve"> lot </w:t>
        </w:r>
        <w:r w:rsidR="00EB3143">
          <w:rPr>
            <w:rFonts w:cs="Times New Roman"/>
            <w:szCs w:val="28"/>
          </w:rPr>
          <w:lastRenderedPageBreak/>
          <w:t>owners</w:t>
        </w:r>
      </w:ins>
      <w:ins w:id="297" w:author="Alan Jonckheere" w:date="2014-11-21T14:45:00Z">
        <w:r w:rsidR="00EB3143">
          <w:rPr>
            <w:rFonts w:cs="Times New Roman"/>
            <w:szCs w:val="28"/>
          </w:rPr>
          <w:t xml:space="preserve"> as set forth in the By-Laws.</w:t>
        </w:r>
      </w:ins>
      <w:del w:id="298" w:author="Alan Jonckheere" w:date="2014-10-11T11:54:00Z">
        <w:r>
          <w:rPr>
            <w:rFonts w:eastAsia="Times New Roman" w:cs="Times New Roman"/>
            <w:szCs w:val="28"/>
            <w:lang w:eastAsia="ar-SA" w:bidi="ar-SA"/>
          </w:rPr>
          <w:delText>, each lot owner, until such time</w:delText>
        </w:r>
      </w:del>
      <w:del w:id="299" w:author="Alan Jonckheere" w:date="2014-11-21T14:45:00Z">
        <w:r w:rsidR="003A6367" w:rsidDel="00EB3143">
          <w:rPr>
            <w:rFonts w:cs="Times New Roman"/>
            <w:szCs w:val="28"/>
          </w:rPr>
          <w:delText xml:space="preserve"> </w:delText>
        </w:r>
        <w:r w:rsidR="00C37405" w:rsidDel="00EB3143">
          <w:rPr>
            <w:rFonts w:eastAsia="Times New Roman" w:cs="Times New Roman"/>
            <w:szCs w:val="28"/>
            <w:lang w:eastAsia="ar-SA" w:bidi="ar-SA"/>
          </w:rPr>
          <w:delText xml:space="preserve">as </w:delText>
        </w:r>
      </w:del>
      <w:del w:id="300" w:author="Alan Jonckheere" w:date="2014-10-11T11:54:00Z">
        <w:r>
          <w:rPr>
            <w:rFonts w:eastAsia="Times New Roman" w:cs="Times New Roman"/>
            <w:szCs w:val="28"/>
            <w:lang w:eastAsia="ar-SA" w:bidi="ar-SA"/>
          </w:rPr>
          <w:delText>a municipal or district authority is established to assume such functions shall pay to the Association the sum of Thirty-five Dollars ($35.00) per year both before and after construction of any improvements on each said lot, to be used by the Association or its authorized agent to defray the expenses of such service.</w:delText>
        </w:r>
      </w:del>
      <w:r w:rsidR="0006066B">
        <w:rPr>
          <w:rFonts w:eastAsia="Times New Roman" w:cs="Times New Roman"/>
          <w:szCs w:val="28"/>
          <w:lang w:eastAsia="ar-SA" w:bidi="ar-SA"/>
        </w:rPr>
        <w:t xml:space="preserve"> The </w:t>
      </w:r>
      <w:del w:id="301" w:author="Alan Jonckheere" w:date="2014-10-11T11:54:00Z">
        <w:r>
          <w:rPr>
            <w:rFonts w:eastAsia="Times New Roman" w:cs="Times New Roman"/>
            <w:szCs w:val="28"/>
            <w:lang w:eastAsia="ar-SA" w:bidi="ar-SA"/>
          </w:rPr>
          <w:delText>Association</w:delText>
        </w:r>
      </w:del>
      <w:ins w:id="302" w:author="Alan Jonckheere" w:date="2014-10-11T11:54:00Z">
        <w:r w:rsidR="00A409D8">
          <w:rPr>
            <w:rFonts w:eastAsia="Times New Roman" w:cs="Times New Roman"/>
            <w:szCs w:val="28"/>
            <w:lang w:eastAsia="ar-SA" w:bidi="ar-SA"/>
          </w:rPr>
          <w:t>Club</w:t>
        </w:r>
      </w:ins>
      <w:r w:rsidR="0006066B">
        <w:rPr>
          <w:rFonts w:eastAsia="Times New Roman" w:cs="Times New Roman"/>
          <w:szCs w:val="28"/>
          <w:lang w:eastAsia="ar-SA" w:bidi="ar-SA"/>
        </w:rPr>
        <w:t xml:space="preserve"> assumes an obligation of maintenance of the private roads in </w:t>
      </w:r>
      <w:del w:id="303" w:author="Alan Jonckheere" w:date="2014-10-11T11:54:00Z">
        <w:r>
          <w:rPr>
            <w:rFonts w:eastAsia="Times New Roman" w:cs="Times New Roman"/>
            <w:szCs w:val="28"/>
            <w:lang w:eastAsia="ar-SA" w:bidi="ar-SA"/>
          </w:rPr>
          <w:delText>said property</w:delText>
        </w:r>
      </w:del>
      <w:ins w:id="304" w:author="Alan Jonckheere" w:date="2014-10-11T11:54:00Z">
        <w:r w:rsidR="004535A3">
          <w:rPr>
            <w:rFonts w:eastAsia="Times New Roman" w:cs="Times New Roman"/>
            <w:szCs w:val="28"/>
            <w:lang w:eastAsia="ar-SA" w:bidi="ar-SA"/>
          </w:rPr>
          <w:t>the subdivision</w:t>
        </w:r>
      </w:ins>
      <w:r w:rsidR="0006066B">
        <w:rPr>
          <w:rFonts w:eastAsia="Times New Roman" w:cs="Times New Roman"/>
          <w:szCs w:val="28"/>
          <w:lang w:eastAsia="ar-SA" w:bidi="ar-SA"/>
        </w:rPr>
        <w:t>, not located on a lot, and all the above listed services, only to the extent that such maintenance and services can be accomplished with the proceeds of the annual payments for such services received from owners</w:t>
      </w:r>
      <w:r w:rsidR="00E94C7A">
        <w:rPr>
          <w:rFonts w:eastAsia="Times New Roman" w:cs="Times New Roman"/>
          <w:szCs w:val="28"/>
          <w:lang w:eastAsia="ar-SA" w:bidi="ar-SA"/>
        </w:rPr>
        <w:t xml:space="preserve"> </w:t>
      </w:r>
      <w:ins w:id="305" w:author="Alan Jonckheere" w:date="2014-10-11T11:54:00Z">
        <w:r w:rsidR="00E94C7A">
          <w:rPr>
            <w:rFonts w:eastAsia="Times New Roman" w:cs="Times New Roman"/>
            <w:szCs w:val="28"/>
            <w:lang w:eastAsia="ar-SA" w:bidi="ar-SA"/>
          </w:rPr>
          <w:t xml:space="preserve">and </w:t>
        </w:r>
        <w:r w:rsidR="00BA538F">
          <w:rPr>
            <w:rFonts w:eastAsia="Times New Roman" w:cs="Times New Roman"/>
            <w:szCs w:val="28"/>
            <w:lang w:eastAsia="ar-SA" w:bidi="ar-SA"/>
          </w:rPr>
          <w:t>lessee</w:t>
        </w:r>
        <w:r w:rsidR="00BD4E42">
          <w:rPr>
            <w:rFonts w:eastAsia="Times New Roman" w:cs="Times New Roman"/>
            <w:szCs w:val="28"/>
            <w:lang w:eastAsia="ar-SA" w:bidi="ar-SA"/>
          </w:rPr>
          <w:t>s</w:t>
        </w:r>
        <w:r w:rsidR="0006066B">
          <w:rPr>
            <w:rFonts w:eastAsia="Times New Roman" w:cs="Times New Roman"/>
            <w:szCs w:val="28"/>
            <w:lang w:eastAsia="ar-SA" w:bidi="ar-SA"/>
          </w:rPr>
          <w:t xml:space="preserve"> </w:t>
        </w:r>
      </w:ins>
      <w:r w:rsidR="0006066B">
        <w:rPr>
          <w:rFonts w:eastAsia="Times New Roman" w:cs="Times New Roman"/>
          <w:szCs w:val="28"/>
          <w:lang w:eastAsia="ar-SA" w:bidi="ar-SA"/>
        </w:rPr>
        <w:t xml:space="preserve">of lots in </w:t>
      </w:r>
      <w:del w:id="306" w:author="Alan Jonckheere" w:date="2014-10-11T11:54:00Z">
        <w:r>
          <w:rPr>
            <w:rFonts w:eastAsia="Times New Roman" w:cs="Times New Roman"/>
            <w:szCs w:val="28"/>
            <w:lang w:eastAsia="ar-SA" w:bidi="ar-SA"/>
          </w:rPr>
          <w:delText>said</w:delText>
        </w:r>
      </w:del>
      <w:ins w:id="307" w:author="Alan Jonckheere" w:date="2014-10-11T11:54:00Z">
        <w:r w:rsidR="004535A3">
          <w:rPr>
            <w:rFonts w:eastAsia="Times New Roman" w:cs="Times New Roman"/>
            <w:szCs w:val="28"/>
            <w:lang w:eastAsia="ar-SA" w:bidi="ar-SA"/>
          </w:rPr>
          <w:t>the</w:t>
        </w:r>
      </w:ins>
      <w:r w:rsidR="0008103B">
        <w:rPr>
          <w:rFonts w:eastAsia="Times New Roman" w:cs="Times New Roman"/>
          <w:szCs w:val="28"/>
          <w:lang w:eastAsia="ar-SA" w:bidi="ar-SA"/>
        </w:rPr>
        <w:t xml:space="preserve"> subdivision.</w:t>
      </w:r>
    </w:p>
    <w:p w14:paraId="6B624277" w14:textId="5157F3C3" w:rsidR="0006066B" w:rsidRPr="0008103B" w:rsidRDefault="00D93FC2" w:rsidP="0008103B">
      <w:pPr>
        <w:pStyle w:val="Heading3"/>
        <w:rPr>
          <w:rFonts w:cs="Times New Roman"/>
          <w:szCs w:val="28"/>
          <w:lang w:eastAsia="ar-SA" w:bidi="ar-SA"/>
        </w:rPr>
      </w:pPr>
      <w:del w:id="308" w:author="Alan Jonckheere" w:date="2014-10-11T11:54:00Z">
        <w:r>
          <w:rPr>
            <w:lang w:eastAsia="ar-SA" w:bidi="ar-SA"/>
          </w:rPr>
          <w:delText>7</w:delText>
        </w:r>
        <w:r w:rsidR="00091AF7">
          <w:rPr>
            <w:lang w:eastAsia="ar-SA" w:bidi="ar-SA"/>
          </w:rPr>
          <w:delText>-68. SERVICE</w:delText>
        </w:r>
        <w:r w:rsidR="00E82D4A">
          <w:rPr>
            <w:lang w:eastAsia="ar-SA" w:bidi="ar-SA"/>
          </w:rPr>
          <w:delText xml:space="preserve"> CHARGES AND</w:delText>
        </w:r>
      </w:del>
      <w:ins w:id="309" w:author="Alan Jonckheere" w:date="2014-10-11T11:54:00Z">
        <w:r w:rsidR="0006066B">
          <w:rPr>
            <w:lang w:eastAsia="ar-SA" w:bidi="ar-SA"/>
          </w:rPr>
          <w:t>8.</w:t>
        </w:r>
      </w:ins>
      <w:r w:rsidR="0006066B">
        <w:rPr>
          <w:lang w:eastAsia="ar-SA" w:bidi="ar-SA"/>
        </w:rPr>
        <w:t xml:space="preserve"> LOC</w:t>
      </w:r>
      <w:r w:rsidR="00A409D8">
        <w:rPr>
          <w:lang w:eastAsia="ar-SA" w:bidi="ar-SA"/>
        </w:rPr>
        <w:t>AL IMPROVEMENTS</w:t>
      </w:r>
    </w:p>
    <w:p w14:paraId="362F6957" w14:textId="77777777" w:rsidR="00091AF7" w:rsidRDefault="0006066B">
      <w:pPr>
        <w:widowControl/>
        <w:suppressAutoHyphens w:val="0"/>
        <w:autoSpaceDE w:val="0"/>
        <w:rPr>
          <w:del w:id="310" w:author="Alan Jonckheere" w:date="2014-10-11T11:54:00Z"/>
          <w:rFonts w:eastAsia="Times New Roman" w:cs="Times New Roman"/>
          <w:szCs w:val="28"/>
          <w:lang w:eastAsia="ar-SA" w:bidi="ar-SA"/>
        </w:rPr>
      </w:pPr>
      <w:r>
        <w:rPr>
          <w:rFonts w:eastAsia="Times New Roman" w:cs="Times New Roman"/>
          <w:szCs w:val="28"/>
          <w:lang w:eastAsia="ar-SA" w:bidi="ar-SA"/>
        </w:rPr>
        <w:t xml:space="preserve">The </w:t>
      </w:r>
      <w:del w:id="311" w:author="Alan Jonckheere" w:date="2014-10-11T11:54:00Z">
        <w:r w:rsidR="00091AF7">
          <w:rPr>
            <w:rFonts w:eastAsia="Times New Roman" w:cs="Times New Roman"/>
            <w:szCs w:val="28"/>
            <w:lang w:eastAsia="ar-SA" w:bidi="ar-SA"/>
          </w:rPr>
          <w:delText xml:space="preserve">lot owner will pay before the same become delinquent, all reasonable charges of the Association for water, garbage removal or other services availed of by the lot owner and furnished by the Association. Interruption or inadequacy of any service shall not excuse or relieve the lot owner from payment for services rendered. </w:delText>
        </w:r>
      </w:del>
    </w:p>
    <w:p w14:paraId="53E8FEDA" w14:textId="77777777" w:rsidR="00091AF7" w:rsidRDefault="00091AF7">
      <w:pPr>
        <w:widowControl/>
        <w:suppressAutoHyphens w:val="0"/>
        <w:autoSpaceDE w:val="0"/>
        <w:rPr>
          <w:del w:id="312" w:author="Alan Jonckheere" w:date="2014-10-11T11:54:00Z"/>
          <w:rFonts w:eastAsia="Times New Roman" w:cs="Times New Roman"/>
          <w:szCs w:val="28"/>
          <w:lang w:eastAsia="ar-SA" w:bidi="ar-SA"/>
        </w:rPr>
      </w:pPr>
    </w:p>
    <w:p w14:paraId="339CAD91" w14:textId="2C85DFA4" w:rsidR="0006066B" w:rsidRDefault="00091AF7">
      <w:pPr>
        <w:widowControl/>
        <w:suppressAutoHyphens w:val="0"/>
        <w:autoSpaceDE w:val="0"/>
        <w:rPr>
          <w:rFonts w:eastAsia="Times New Roman" w:cs="Times New Roman"/>
          <w:szCs w:val="28"/>
          <w:lang w:eastAsia="ar-SA" w:bidi="ar-SA"/>
        </w:rPr>
      </w:pPr>
      <w:del w:id="313" w:author="Alan Jonckheere" w:date="2014-10-11T11:54:00Z">
        <w:r>
          <w:rPr>
            <w:rFonts w:eastAsia="Times New Roman" w:cs="Times New Roman"/>
            <w:szCs w:val="28"/>
            <w:lang w:eastAsia="ar-SA" w:bidi="ar-SA"/>
          </w:rPr>
          <w:delText>The Association shall not be</w:delText>
        </w:r>
      </w:del>
      <w:ins w:id="314" w:author="Alan Jonckheere" w:date="2014-10-11T11:54:00Z">
        <w:r w:rsidR="00C37405">
          <w:rPr>
            <w:rFonts w:eastAsia="Times New Roman" w:cs="Times New Roman"/>
            <w:szCs w:val="28"/>
            <w:lang w:eastAsia="ar-SA" w:bidi="ar-SA"/>
          </w:rPr>
          <w:t xml:space="preserve">Club </w:t>
        </w:r>
        <w:r w:rsidR="003E1EC1">
          <w:rPr>
            <w:rFonts w:eastAsia="Times New Roman" w:cs="Times New Roman"/>
            <w:szCs w:val="28"/>
            <w:lang w:eastAsia="ar-SA" w:bidi="ar-SA"/>
          </w:rPr>
          <w:t>is not</w:t>
        </w:r>
      </w:ins>
      <w:r w:rsidR="003E1EC1">
        <w:rPr>
          <w:rFonts w:eastAsia="Times New Roman" w:cs="Times New Roman"/>
          <w:szCs w:val="28"/>
          <w:lang w:eastAsia="ar-SA" w:bidi="ar-SA"/>
        </w:rPr>
        <w:t xml:space="preserve"> </w:t>
      </w:r>
      <w:r w:rsidR="0006066B">
        <w:rPr>
          <w:rFonts w:eastAsia="Times New Roman" w:cs="Times New Roman"/>
          <w:szCs w:val="28"/>
          <w:lang w:eastAsia="ar-SA" w:bidi="ar-SA"/>
        </w:rPr>
        <w:t>liable for damage caused to any improvements or other property of the lot owner</w:t>
      </w:r>
      <w:r w:rsidR="002F1CF2">
        <w:rPr>
          <w:rFonts w:eastAsia="Times New Roman" w:cs="Times New Roman"/>
          <w:szCs w:val="28"/>
          <w:lang w:eastAsia="ar-SA" w:bidi="ar-SA"/>
        </w:rPr>
        <w:t xml:space="preserve"> </w:t>
      </w:r>
      <w:ins w:id="315" w:author="Alan Jonckheere" w:date="2014-10-11T11:54:00Z">
        <w:r w:rsidR="002F1CF2">
          <w:rPr>
            <w:rFonts w:eastAsia="Times New Roman" w:cs="Times New Roman"/>
            <w:szCs w:val="28"/>
            <w:lang w:eastAsia="ar-SA" w:bidi="ar-SA"/>
          </w:rPr>
          <w:t xml:space="preserve">or </w:t>
        </w:r>
        <w:r w:rsidR="00BA538F">
          <w:rPr>
            <w:rFonts w:eastAsia="Times New Roman" w:cs="Times New Roman"/>
            <w:szCs w:val="28"/>
            <w:lang w:eastAsia="ar-SA" w:bidi="ar-SA"/>
          </w:rPr>
          <w:t>lessee</w:t>
        </w:r>
        <w:r w:rsidR="0006066B">
          <w:rPr>
            <w:rFonts w:eastAsia="Times New Roman" w:cs="Times New Roman"/>
            <w:szCs w:val="28"/>
            <w:lang w:eastAsia="ar-SA" w:bidi="ar-SA"/>
          </w:rPr>
          <w:t xml:space="preserve"> </w:t>
        </w:r>
      </w:ins>
      <w:r w:rsidR="0006066B">
        <w:rPr>
          <w:rFonts w:eastAsia="Times New Roman" w:cs="Times New Roman"/>
          <w:szCs w:val="28"/>
          <w:lang w:eastAsia="ar-SA" w:bidi="ar-SA"/>
        </w:rPr>
        <w:t>by the action of waters of Little Swan Lake or other causes.</w:t>
      </w:r>
    </w:p>
    <w:p w14:paraId="1CBB6187" w14:textId="77777777" w:rsidR="0006066B" w:rsidRDefault="0006066B">
      <w:pPr>
        <w:widowControl/>
        <w:suppressAutoHyphens w:val="0"/>
        <w:autoSpaceDE w:val="0"/>
        <w:rPr>
          <w:rFonts w:eastAsia="Times New Roman" w:cs="Times New Roman"/>
          <w:szCs w:val="28"/>
          <w:lang w:eastAsia="ar-SA" w:bidi="ar-SA"/>
        </w:rPr>
      </w:pPr>
    </w:p>
    <w:p w14:paraId="5B994751" w14:textId="61E85DFF" w:rsidR="0008103B" w:rsidRDefault="0006066B" w:rsidP="0008103B">
      <w:pPr>
        <w:widowControl/>
        <w:suppressAutoHyphens w:val="0"/>
        <w:autoSpaceDE w:val="0"/>
        <w:rPr>
          <w:rFonts w:eastAsia="Times New Roman" w:cs="Times New Roman"/>
          <w:szCs w:val="28"/>
          <w:lang w:eastAsia="ar-SA" w:bidi="ar-SA"/>
        </w:rPr>
      </w:pPr>
      <w:r>
        <w:rPr>
          <w:rFonts w:eastAsia="Times New Roman" w:cs="Times New Roman"/>
          <w:szCs w:val="28"/>
          <w:lang w:eastAsia="ar-SA" w:bidi="ar-SA"/>
        </w:rPr>
        <w:t xml:space="preserve">Whenever any lot </w:t>
      </w:r>
      <w:del w:id="316" w:author="Alan Jonckheere" w:date="2014-10-11T11:54:00Z">
        <w:r w:rsidR="00091AF7">
          <w:rPr>
            <w:rFonts w:eastAsia="Times New Roman" w:cs="Times New Roman"/>
            <w:szCs w:val="28"/>
            <w:lang w:eastAsia="ar-SA" w:bidi="ar-SA"/>
          </w:rPr>
          <w:delText xml:space="preserve">will be </w:delText>
        </w:r>
      </w:del>
      <w:r>
        <w:rPr>
          <w:rFonts w:eastAsia="Times New Roman" w:cs="Times New Roman"/>
          <w:szCs w:val="28"/>
          <w:lang w:eastAsia="ar-SA" w:bidi="ar-SA"/>
        </w:rPr>
        <w:t xml:space="preserve">specifically </w:t>
      </w:r>
      <w:del w:id="317" w:author="Alan Jonckheere" w:date="2014-10-11T11:54:00Z">
        <w:r w:rsidR="00091AF7">
          <w:rPr>
            <w:rFonts w:eastAsia="Times New Roman" w:cs="Times New Roman"/>
            <w:szCs w:val="28"/>
            <w:lang w:eastAsia="ar-SA" w:bidi="ar-SA"/>
          </w:rPr>
          <w:delText>benefitted</w:delText>
        </w:r>
      </w:del>
      <w:ins w:id="318" w:author="Alan Jonckheere" w:date="2014-10-11T11:54:00Z">
        <w:r>
          <w:rPr>
            <w:rFonts w:eastAsia="Times New Roman" w:cs="Times New Roman"/>
            <w:szCs w:val="28"/>
            <w:lang w:eastAsia="ar-SA" w:bidi="ar-SA"/>
          </w:rPr>
          <w:t>benefit</w:t>
        </w:r>
        <w:r w:rsidR="003E1EC1">
          <w:rPr>
            <w:rFonts w:eastAsia="Times New Roman" w:cs="Times New Roman"/>
            <w:szCs w:val="28"/>
            <w:lang w:eastAsia="ar-SA" w:bidi="ar-SA"/>
          </w:rPr>
          <w:t>s</w:t>
        </w:r>
      </w:ins>
      <w:r>
        <w:rPr>
          <w:rFonts w:eastAsia="Times New Roman" w:cs="Times New Roman"/>
          <w:szCs w:val="28"/>
          <w:lang w:eastAsia="ar-SA" w:bidi="ar-SA"/>
        </w:rPr>
        <w:t xml:space="preserve"> by the construction or maintenance of any local improvement or improvements, the </w:t>
      </w:r>
      <w:del w:id="319" w:author="Alan Jonckheere" w:date="2014-10-11T11:54:00Z">
        <w:r w:rsidR="00091AF7">
          <w:rPr>
            <w:rFonts w:eastAsia="Times New Roman" w:cs="Times New Roman"/>
            <w:szCs w:val="28"/>
            <w:lang w:eastAsia="ar-SA" w:bidi="ar-SA"/>
          </w:rPr>
          <w:delText>Association</w:delText>
        </w:r>
      </w:del>
      <w:ins w:id="320" w:author="Alan Jonckheere" w:date="2014-10-11T11:54:00Z">
        <w:r w:rsidR="00A409D8">
          <w:rPr>
            <w:rFonts w:eastAsia="Times New Roman" w:cs="Times New Roman"/>
            <w:szCs w:val="28"/>
            <w:lang w:eastAsia="ar-SA" w:bidi="ar-SA"/>
          </w:rPr>
          <w:t>Club</w:t>
        </w:r>
      </w:ins>
      <w:r>
        <w:rPr>
          <w:rFonts w:eastAsia="Times New Roman" w:cs="Times New Roman"/>
          <w:szCs w:val="28"/>
          <w:lang w:eastAsia="ar-SA" w:bidi="ar-SA"/>
        </w:rPr>
        <w:t xml:space="preserve"> may cause such improvement or improvements to be made or maintained and the lot owner</w:t>
      </w:r>
      <w:r w:rsidR="002F1CF2">
        <w:rPr>
          <w:rFonts w:eastAsia="Times New Roman" w:cs="Times New Roman"/>
          <w:szCs w:val="28"/>
          <w:lang w:eastAsia="ar-SA" w:bidi="ar-SA"/>
        </w:rPr>
        <w:t xml:space="preserve"> </w:t>
      </w:r>
      <w:del w:id="321" w:author="Alan Jonckheere" w:date="2014-10-11T11:54:00Z">
        <w:r w:rsidR="00091AF7">
          <w:rPr>
            <w:rFonts w:eastAsia="Times New Roman" w:cs="Times New Roman"/>
            <w:szCs w:val="28"/>
            <w:lang w:eastAsia="ar-SA" w:bidi="ar-SA"/>
          </w:rPr>
          <w:delText>will</w:delText>
        </w:r>
      </w:del>
      <w:ins w:id="322" w:author="Alan Jonckheere" w:date="2014-10-11T11:54:00Z">
        <w:r w:rsidR="002F1CF2">
          <w:rPr>
            <w:rFonts w:eastAsia="Times New Roman" w:cs="Times New Roman"/>
            <w:szCs w:val="28"/>
            <w:lang w:eastAsia="ar-SA" w:bidi="ar-SA"/>
          </w:rPr>
          <w:t>or</w:t>
        </w:r>
        <w:r w:rsidR="00A76D0E">
          <w:rPr>
            <w:rFonts w:eastAsia="Times New Roman" w:cs="Times New Roman"/>
            <w:szCs w:val="28"/>
            <w:lang w:eastAsia="ar-SA" w:bidi="ar-SA"/>
          </w:rPr>
          <w:t xml:space="preserve"> </w:t>
        </w:r>
        <w:r w:rsidR="00BA538F">
          <w:rPr>
            <w:rFonts w:eastAsia="Times New Roman" w:cs="Times New Roman"/>
            <w:szCs w:val="28"/>
            <w:lang w:eastAsia="ar-SA" w:bidi="ar-SA"/>
          </w:rPr>
          <w:t>lessee</w:t>
        </w:r>
        <w:r>
          <w:rPr>
            <w:rFonts w:eastAsia="Times New Roman" w:cs="Times New Roman"/>
            <w:szCs w:val="28"/>
            <w:lang w:eastAsia="ar-SA" w:bidi="ar-SA"/>
          </w:rPr>
          <w:t xml:space="preserve"> </w:t>
        </w:r>
        <w:r w:rsidR="003E1EC1">
          <w:rPr>
            <w:rFonts w:eastAsia="Times New Roman" w:cs="Times New Roman"/>
            <w:szCs w:val="28"/>
            <w:lang w:eastAsia="ar-SA" w:bidi="ar-SA"/>
          </w:rPr>
          <w:t>must</w:t>
        </w:r>
      </w:ins>
      <w:r>
        <w:rPr>
          <w:rFonts w:eastAsia="Times New Roman" w:cs="Times New Roman"/>
          <w:szCs w:val="28"/>
          <w:lang w:eastAsia="ar-SA" w:bidi="ar-SA"/>
        </w:rPr>
        <w:t xml:space="preserve"> pay to the </w:t>
      </w:r>
      <w:del w:id="323" w:author="Alan Jonckheere" w:date="2014-10-11T11:54:00Z">
        <w:r w:rsidR="00091AF7">
          <w:rPr>
            <w:rFonts w:eastAsia="Times New Roman" w:cs="Times New Roman"/>
            <w:szCs w:val="28"/>
            <w:lang w:eastAsia="ar-SA" w:bidi="ar-SA"/>
          </w:rPr>
          <w:delText>Association</w:delText>
        </w:r>
      </w:del>
      <w:ins w:id="324" w:author="Alan Jonckheere" w:date="2014-10-11T11:54:00Z">
        <w:r w:rsidR="00A409D8">
          <w:rPr>
            <w:rFonts w:eastAsia="Times New Roman" w:cs="Times New Roman"/>
            <w:szCs w:val="28"/>
            <w:lang w:eastAsia="ar-SA" w:bidi="ar-SA"/>
          </w:rPr>
          <w:t>Club</w:t>
        </w:r>
      </w:ins>
      <w:r>
        <w:rPr>
          <w:rFonts w:eastAsia="Times New Roman" w:cs="Times New Roman"/>
          <w:szCs w:val="28"/>
          <w:lang w:eastAsia="ar-SA" w:bidi="ar-SA"/>
        </w:rPr>
        <w:t xml:space="preserve"> such part of the cost thereof and in suc</w:t>
      </w:r>
      <w:r w:rsidR="00A409D8">
        <w:rPr>
          <w:rFonts w:eastAsia="Times New Roman" w:cs="Times New Roman"/>
          <w:szCs w:val="28"/>
          <w:lang w:eastAsia="ar-SA" w:bidi="ar-SA"/>
        </w:rPr>
        <w:t xml:space="preserve">h installment as the </w:t>
      </w:r>
      <w:del w:id="325" w:author="Alan Jonckheere" w:date="2014-10-11T11:54:00Z">
        <w:r w:rsidR="00091AF7">
          <w:rPr>
            <w:rFonts w:eastAsia="Times New Roman" w:cs="Times New Roman"/>
            <w:szCs w:val="28"/>
            <w:lang w:eastAsia="ar-SA" w:bidi="ar-SA"/>
          </w:rPr>
          <w:delText>Association</w:delText>
        </w:r>
      </w:del>
      <w:ins w:id="326" w:author="Alan Jonckheere" w:date="2014-10-11T11:54:00Z">
        <w:r w:rsidR="00A409D8">
          <w:rPr>
            <w:rFonts w:eastAsia="Times New Roman" w:cs="Times New Roman"/>
            <w:szCs w:val="28"/>
            <w:lang w:eastAsia="ar-SA" w:bidi="ar-SA"/>
          </w:rPr>
          <w:t>Club</w:t>
        </w:r>
      </w:ins>
      <w:r>
        <w:rPr>
          <w:rFonts w:eastAsia="Times New Roman" w:cs="Times New Roman"/>
          <w:szCs w:val="28"/>
          <w:lang w:eastAsia="ar-SA" w:bidi="ar-SA"/>
        </w:rPr>
        <w:t xml:space="preserve"> may determine, and the apportionment of</w:t>
      </w:r>
      <w:r w:rsidR="00A409D8">
        <w:rPr>
          <w:rFonts w:eastAsia="Times New Roman" w:cs="Times New Roman"/>
          <w:szCs w:val="28"/>
          <w:lang w:eastAsia="ar-SA" w:bidi="ar-SA"/>
        </w:rPr>
        <w:t xml:space="preserve"> cost as made by the </w:t>
      </w:r>
      <w:del w:id="327" w:author="Alan Jonckheere" w:date="2014-10-11T11:54:00Z">
        <w:r w:rsidR="00091AF7">
          <w:rPr>
            <w:rFonts w:eastAsia="Times New Roman" w:cs="Times New Roman"/>
            <w:szCs w:val="28"/>
            <w:lang w:eastAsia="ar-SA" w:bidi="ar-SA"/>
          </w:rPr>
          <w:delText>Association</w:delText>
        </w:r>
      </w:del>
      <w:ins w:id="328" w:author="Alan Jonckheere" w:date="2014-10-11T11:54:00Z">
        <w:r w:rsidR="00A409D8">
          <w:rPr>
            <w:rFonts w:eastAsia="Times New Roman" w:cs="Times New Roman"/>
            <w:szCs w:val="28"/>
            <w:lang w:eastAsia="ar-SA" w:bidi="ar-SA"/>
          </w:rPr>
          <w:t>Club</w:t>
        </w:r>
      </w:ins>
      <w:r>
        <w:rPr>
          <w:rFonts w:eastAsia="Times New Roman" w:cs="Times New Roman"/>
          <w:szCs w:val="28"/>
          <w:lang w:eastAsia="ar-SA" w:bidi="ar-SA"/>
        </w:rPr>
        <w:t xml:space="preserve"> shall b</w:t>
      </w:r>
      <w:bookmarkStart w:id="329" w:name="_GoBack"/>
      <w:bookmarkEnd w:id="329"/>
      <w:r>
        <w:rPr>
          <w:rFonts w:eastAsia="Times New Roman" w:cs="Times New Roman"/>
          <w:szCs w:val="28"/>
          <w:lang w:eastAsia="ar-SA" w:bidi="ar-SA"/>
        </w:rPr>
        <w:t>e prima facie evidence as to what property is benefitted, the fairness of the apportionment, and that each lot is benefitted not less than the amount of the cost so apportioned thereto.</w:t>
      </w:r>
    </w:p>
    <w:p w14:paraId="2251CF03" w14:textId="2A6AE77D" w:rsidR="0006066B" w:rsidRPr="0008103B" w:rsidRDefault="00D93FC2" w:rsidP="0008103B">
      <w:pPr>
        <w:pStyle w:val="Heading3"/>
        <w:rPr>
          <w:szCs w:val="24"/>
          <w:lang w:eastAsia="ar-SA" w:bidi="ar-SA"/>
        </w:rPr>
      </w:pPr>
      <w:del w:id="330" w:author="Alan Jonckheere" w:date="2014-10-11T11:54:00Z">
        <w:r>
          <w:rPr>
            <w:lang w:eastAsia="ar-SA" w:bidi="ar-SA"/>
          </w:rPr>
          <w:delText>8</w:delText>
        </w:r>
        <w:r w:rsidR="00091AF7">
          <w:rPr>
            <w:lang w:eastAsia="ar-SA" w:bidi="ar-SA"/>
          </w:rPr>
          <w:delText>-68. WATER SERVICE AND</w:delText>
        </w:r>
      </w:del>
      <w:ins w:id="331" w:author="Alan Jonckheere" w:date="2014-10-11T11:54:00Z">
        <w:r w:rsidR="0006066B">
          <w:rPr>
            <w:lang w:eastAsia="ar-SA" w:bidi="ar-SA"/>
          </w:rPr>
          <w:t>9.</w:t>
        </w:r>
      </w:ins>
      <w:r w:rsidR="0006066B">
        <w:rPr>
          <w:lang w:eastAsia="ar-SA" w:bidi="ar-SA"/>
        </w:rPr>
        <w:t xml:space="preserve"> </w:t>
      </w:r>
      <w:r w:rsidR="005E1AC1">
        <w:rPr>
          <w:lang w:eastAsia="ar-SA" w:bidi="ar-SA"/>
        </w:rPr>
        <w:t>ROADS</w:t>
      </w:r>
    </w:p>
    <w:p w14:paraId="623F76CE" w14:textId="77777777" w:rsidR="00091AF7" w:rsidRDefault="00091AF7">
      <w:pPr>
        <w:widowControl/>
        <w:suppressAutoHyphens w:val="0"/>
        <w:autoSpaceDE w:val="0"/>
        <w:rPr>
          <w:del w:id="332" w:author="Alan Jonckheere" w:date="2014-10-11T11:54:00Z"/>
          <w:rFonts w:eastAsia="Times New Roman" w:cs="Times New Roman"/>
          <w:szCs w:val="28"/>
          <w:lang w:eastAsia="ar-SA" w:bidi="ar-SA"/>
        </w:rPr>
      </w:pPr>
      <w:del w:id="333" w:author="Alan Jonckheere" w:date="2014-10-11T11:54:00Z">
        <w:r>
          <w:rPr>
            <w:rFonts w:eastAsia="Times New Roman" w:cs="Times New Roman"/>
            <w:szCs w:val="28"/>
            <w:lang w:eastAsia="ar-SA" w:bidi="ar-SA"/>
          </w:rPr>
          <w:delText>Water service will be provided to all lots as soon as water is available. When a residence is constructed on a lot or other regular water use has begun, water rates to be charged will be prescribed or regulated by the Illinois Commerce Commission or a like agency. All costs of connecting a residence with a main distribution line including a meter deposit, equal to the cost of the water meter shall be paid by the lot owner.</w:delText>
        </w:r>
      </w:del>
    </w:p>
    <w:p w14:paraId="37BDB938" w14:textId="77777777" w:rsidR="00091AF7" w:rsidRDefault="00091AF7">
      <w:pPr>
        <w:widowControl/>
        <w:suppressAutoHyphens w:val="0"/>
        <w:autoSpaceDE w:val="0"/>
        <w:rPr>
          <w:del w:id="334" w:author="Alan Jonckheere" w:date="2014-10-11T11:54:00Z"/>
          <w:rFonts w:eastAsia="Times New Roman" w:cs="Times New Roman"/>
          <w:szCs w:val="28"/>
          <w:lang w:eastAsia="ar-SA" w:bidi="ar-SA"/>
        </w:rPr>
      </w:pPr>
    </w:p>
    <w:p w14:paraId="377F5EBD" w14:textId="479BC274" w:rsidR="005E1AC1" w:rsidRDefault="0006066B" w:rsidP="005E1AC1">
      <w:pPr>
        <w:widowControl/>
        <w:suppressAutoHyphens w:val="0"/>
        <w:autoSpaceDE w:val="0"/>
        <w:rPr>
          <w:rFonts w:eastAsia="Times New Roman" w:cs="Times New Roman"/>
          <w:szCs w:val="28"/>
          <w:lang w:eastAsia="ar-SA" w:bidi="ar-SA"/>
        </w:rPr>
      </w:pPr>
      <w:r>
        <w:rPr>
          <w:rFonts w:eastAsia="Times New Roman" w:cs="Times New Roman"/>
          <w:szCs w:val="28"/>
          <w:lang w:eastAsia="ar-SA" w:bidi="ar-SA"/>
        </w:rPr>
        <w:t xml:space="preserve">The </w:t>
      </w:r>
      <w:del w:id="335" w:author="Alan Jonckheere" w:date="2014-10-11T11:54:00Z">
        <w:r w:rsidR="00091AF7">
          <w:rPr>
            <w:rFonts w:eastAsia="Times New Roman" w:cs="Times New Roman"/>
            <w:szCs w:val="28"/>
            <w:lang w:eastAsia="ar-SA" w:bidi="ar-SA"/>
          </w:rPr>
          <w:delText>Association</w:delText>
        </w:r>
      </w:del>
      <w:ins w:id="336" w:author="Alan Jonckheere" w:date="2014-10-11T11:54:00Z">
        <w:r w:rsidR="00A409D8">
          <w:rPr>
            <w:rFonts w:eastAsia="Times New Roman" w:cs="Times New Roman"/>
            <w:szCs w:val="28"/>
            <w:lang w:eastAsia="ar-SA" w:bidi="ar-SA"/>
          </w:rPr>
          <w:t>Club</w:t>
        </w:r>
      </w:ins>
      <w:r>
        <w:rPr>
          <w:rFonts w:eastAsia="Times New Roman" w:cs="Times New Roman"/>
          <w:szCs w:val="28"/>
          <w:lang w:eastAsia="ar-SA" w:bidi="ar-SA"/>
        </w:rPr>
        <w:t xml:space="preserve"> agrees to provide all-weather roads adjacent to </w:t>
      </w:r>
      <w:del w:id="337" w:author="Alan Jonckheere" w:date="2014-10-11T11:54:00Z">
        <w:r w:rsidR="00091AF7">
          <w:rPr>
            <w:rFonts w:eastAsia="Times New Roman" w:cs="Times New Roman"/>
            <w:szCs w:val="28"/>
            <w:lang w:eastAsia="ar-SA" w:bidi="ar-SA"/>
          </w:rPr>
          <w:delText>said property</w:delText>
        </w:r>
      </w:del>
      <w:ins w:id="338" w:author="Alan Jonckheere" w:date="2014-10-11T11:54:00Z">
        <w:r w:rsidR="003E1EC1">
          <w:rPr>
            <w:rFonts w:eastAsia="Times New Roman" w:cs="Times New Roman"/>
            <w:szCs w:val="28"/>
            <w:lang w:eastAsia="ar-SA" w:bidi="ar-SA"/>
          </w:rPr>
          <w:t>all lots</w:t>
        </w:r>
      </w:ins>
      <w:r>
        <w:rPr>
          <w:rFonts w:eastAsia="Times New Roman" w:cs="Times New Roman"/>
          <w:szCs w:val="28"/>
          <w:lang w:eastAsia="ar-SA" w:bidi="ar-SA"/>
        </w:rPr>
        <w:t xml:space="preserve"> as shown on the plat of Little Swan Lake Subdivision within a reasonable time and to cause the lot lines </w:t>
      </w:r>
      <w:del w:id="339" w:author="Alan Jonckheere" w:date="2014-10-11T11:54:00Z">
        <w:r w:rsidR="00091AF7">
          <w:rPr>
            <w:rFonts w:eastAsia="Times New Roman" w:cs="Times New Roman"/>
            <w:szCs w:val="28"/>
            <w:lang w:eastAsia="ar-SA" w:bidi="ar-SA"/>
          </w:rPr>
          <w:delText xml:space="preserve">of said property </w:delText>
        </w:r>
      </w:del>
      <w:r>
        <w:rPr>
          <w:rFonts w:eastAsia="Times New Roman" w:cs="Times New Roman"/>
          <w:szCs w:val="28"/>
          <w:lang w:eastAsia="ar-SA" w:bidi="ar-SA"/>
        </w:rPr>
        <w:t>to be properly monumented</w:t>
      </w:r>
      <w:ins w:id="340" w:author="Alan Jonckheere" w:date="2014-10-11T11:54:00Z">
        <w:r>
          <w:rPr>
            <w:rFonts w:eastAsia="Times New Roman" w:cs="Times New Roman"/>
            <w:szCs w:val="28"/>
            <w:lang w:eastAsia="ar-SA" w:bidi="ar-SA"/>
          </w:rPr>
          <w:t>.</w:t>
        </w:r>
        <w:r w:rsidR="003E1EC1">
          <w:rPr>
            <w:rFonts w:eastAsia="Times New Roman" w:cs="Times New Roman"/>
            <w:szCs w:val="28"/>
            <w:lang w:eastAsia="ar-SA" w:bidi="ar-SA"/>
          </w:rPr>
          <w:t xml:space="preserve"> Subsequent maintenance of lot line monuments is at the expense of the lot owners</w:t>
        </w:r>
      </w:ins>
      <w:r w:rsidR="003E1EC1">
        <w:rPr>
          <w:rFonts w:eastAsia="Times New Roman" w:cs="Times New Roman"/>
          <w:szCs w:val="28"/>
          <w:lang w:eastAsia="ar-SA" w:bidi="ar-SA"/>
        </w:rPr>
        <w:t>.</w:t>
      </w:r>
    </w:p>
    <w:p w14:paraId="3D7FC21E" w14:textId="77777777" w:rsidR="00091AF7" w:rsidRDefault="00D93FC2" w:rsidP="00E82D4A">
      <w:pPr>
        <w:pStyle w:val="Heading3"/>
        <w:rPr>
          <w:del w:id="341" w:author="Alan Jonckheere" w:date="2014-10-11T11:54:00Z"/>
          <w:rFonts w:cs="Times New Roman"/>
          <w:szCs w:val="28"/>
          <w:lang w:eastAsia="ar-SA" w:bidi="ar-SA"/>
        </w:rPr>
      </w:pPr>
      <w:del w:id="342" w:author="Alan Jonckheere" w:date="2014-10-11T11:54:00Z">
        <w:r>
          <w:rPr>
            <w:lang w:eastAsia="ar-SA" w:bidi="ar-SA"/>
          </w:rPr>
          <w:lastRenderedPageBreak/>
          <w:delText>9</w:delText>
        </w:r>
        <w:r w:rsidR="00E82D4A">
          <w:rPr>
            <w:lang w:eastAsia="ar-SA" w:bidi="ar-SA"/>
          </w:rPr>
          <w:delText>-68. SALE, TRANSFER OR LEASE</w:delText>
        </w:r>
      </w:del>
    </w:p>
    <w:p w14:paraId="6946DAE7" w14:textId="77777777" w:rsidR="00091AF7" w:rsidRDefault="00091AF7">
      <w:pPr>
        <w:widowControl/>
        <w:suppressAutoHyphens w:val="0"/>
        <w:autoSpaceDE w:val="0"/>
        <w:rPr>
          <w:del w:id="343" w:author="Alan Jonckheere" w:date="2014-10-11T11:54:00Z"/>
          <w:rFonts w:eastAsia="Times New Roman" w:cs="Times New Roman"/>
          <w:szCs w:val="28"/>
          <w:lang w:eastAsia="ar-SA" w:bidi="ar-SA"/>
        </w:rPr>
      </w:pPr>
      <w:del w:id="344" w:author="Alan Jonckheere" w:date="2014-10-11T11:54:00Z">
        <w:r>
          <w:rPr>
            <w:rFonts w:eastAsia="Times New Roman" w:cs="Times New Roman"/>
            <w:szCs w:val="28"/>
            <w:lang w:eastAsia="ar-SA" w:bidi="ar-SA"/>
          </w:rPr>
          <w:delText xml:space="preserve">No lot, nor any part or interest therein shall be sold, transferred or conveyed by any lot owner, any receiver, trustee in bankruptcy or other legal representative of the lot owner nor by operation of law, legal process or any other means whatever without the written consent of the Association as herein provided; nor shall the premises or any part thereof be used by any person other than the lot owner, his family, guests and employees. Should the lot owner or his legal representative desire to sell, transfer or convey any interest in said lot to any person other than a member of good reputation and character of his immediate family including spouses, but excluding collateral relatives more distant than brothers and sisters, and children or grandchildren of brothers and sisters, he shall file with the Association the name and address of the proposed1ransferee with the written consent to such transfer by the owners of all lots lying adjacent to or immediately across a road from the lot intended to be transferred. If such consent be not filed, the lot owner shall give to such adjacent lot owners written notice of the proposed transfer with the name and address of the proposed transferee and the proposed price and other terms and conditions of the transfer and file with the Association proof of the giving of such notice. The adjacent lot owners may, at their option, within ten days after the giving of such notice substitute their nominee as transferee at said specified price provided said nominee shall have legally bound himself to accept said sale or transfer and to pay the said price and comply with the other terms and conditions of said proposal or transfer; or they may at their option within ten days notify the Association and the proposed transferor, in writing, of the name of a disinterested appraiser selected by said adjacent lot owners and also notify the Association and the proposed transferor in writing of their intention to substitute a nominee as transferee at a fair price to be fixed by their appraiser and two other disinterested appraisers, one to be selected by the proposed transferor, unless he chooses to abandon the proposed transfer in which event he shall give notice of abandonment to the said adjacent lot owners and to the Association, and one to be selected by the two appraisers so selected, provided that if the two appraisers so selected are unable or fail to choose a third disinterested appraiser, such appraiser shall be selected by the Presiding Judge of the Circuit Court of Warren County, Illinois, (or by the Associate Judge of said County, should said Circuit Judge fail to act) upon the application of either party or parties in interest on not less than five days previous notice in writing to the other party or parties in interest. The decision of the majority of said appraisers so selected shall be conclusive and binding upon the parties in interest as the price for such transfer, but if the sale or transfer of the lot owner deems the price unfair, he may abandon the proposed transfer and retain title to said property. Should the adjacent lot owners fail to present a nominee qualified as hereinabove provided within ten days after notice of the proposed transfer by the proposed transferor as herein provided, or should they within seven days after notice of the price fixed by arbitration as herein provided fail to present a nominee who shall have </w:delText>
        </w:r>
        <w:r>
          <w:rPr>
            <w:rFonts w:eastAsia="Times New Roman" w:cs="Times New Roman"/>
            <w:szCs w:val="28"/>
            <w:lang w:eastAsia="ar-SA" w:bidi="ar-SA"/>
          </w:rPr>
          <w:lastRenderedPageBreak/>
          <w:delText>legally bound himself to accept the transfer of the property and to pay the price as fixed or should such nominee in either instance fail to actually pay such price within twenty days after the tender of a good and sufficient Warranty Deed and evidence of good title in the proposed transferor, the transferor may make such transfer to the person of his original choice, provided such person be of good reputation and character and acceptable for membership in Little Swan Lake Club as herein provided. In any case, the transferee must be approved by the Association as to good reputation and character and the Association shall consent or refuse to consent to sale or transfer of said lot after compliance with all requirements herein as to the final determination of the transferee within ten days after receipt of request to approve such transfer and failure to give or refuse such consent within said time shall be deemed approval of the transfer.</w:delText>
        </w:r>
      </w:del>
    </w:p>
    <w:p w14:paraId="5E48C03C" w14:textId="77777777" w:rsidR="00091AF7" w:rsidRDefault="00091AF7">
      <w:pPr>
        <w:widowControl/>
        <w:suppressAutoHyphens w:val="0"/>
        <w:autoSpaceDE w:val="0"/>
        <w:rPr>
          <w:del w:id="345" w:author="Alan Jonckheere" w:date="2014-10-11T11:54:00Z"/>
          <w:rFonts w:eastAsia="Times New Roman" w:cs="Times New Roman"/>
          <w:szCs w:val="28"/>
          <w:lang w:eastAsia="ar-SA" w:bidi="ar-SA"/>
        </w:rPr>
      </w:pPr>
    </w:p>
    <w:p w14:paraId="2803A25A" w14:textId="77777777" w:rsidR="00091AF7" w:rsidRDefault="00091AF7">
      <w:pPr>
        <w:widowControl/>
        <w:suppressAutoHyphens w:val="0"/>
        <w:autoSpaceDE w:val="0"/>
        <w:rPr>
          <w:del w:id="346" w:author="Alan Jonckheere" w:date="2014-10-11T11:54:00Z"/>
          <w:rFonts w:eastAsia="Times New Roman" w:cs="Times New Roman"/>
          <w:szCs w:val="28"/>
          <w:lang w:eastAsia="ar-SA" w:bidi="ar-SA"/>
        </w:rPr>
      </w:pPr>
      <w:del w:id="347" w:author="Alan Jonckheere" w:date="2014-10-11T11:54:00Z">
        <w:r>
          <w:rPr>
            <w:rFonts w:eastAsia="Times New Roman" w:cs="Times New Roman"/>
            <w:szCs w:val="28"/>
            <w:lang w:eastAsia="ar-SA" w:bidi="ar-SA"/>
          </w:rPr>
          <w:delText>Notwithstanding the foregoing any lot owner may lease the premises for not to exceed one year to any person of good reputation and character with the consent of the adjacent lot owners. Notice in writing to any adjacent lot owners of such proposed leasing and failure of any adjacent lot owners for five days thereafter to object in writing, setting forth a reasonable basis for such objection tending to affect the value, reputation or character of the immediate neighborhood as a residential district or the protection of the Lake shall be deemed acquiescence.</w:delText>
        </w:r>
      </w:del>
    </w:p>
    <w:p w14:paraId="2E782765" w14:textId="77777777" w:rsidR="00091AF7" w:rsidRDefault="00091AF7">
      <w:pPr>
        <w:widowControl/>
        <w:suppressAutoHyphens w:val="0"/>
        <w:autoSpaceDE w:val="0"/>
        <w:rPr>
          <w:del w:id="348" w:author="Alan Jonckheere" w:date="2014-10-11T11:54:00Z"/>
          <w:rFonts w:eastAsia="Times New Roman" w:cs="Times New Roman"/>
          <w:szCs w:val="28"/>
          <w:lang w:eastAsia="ar-SA" w:bidi="ar-SA"/>
        </w:rPr>
      </w:pPr>
    </w:p>
    <w:p w14:paraId="528C1938" w14:textId="77777777" w:rsidR="00091AF7" w:rsidRDefault="00091AF7">
      <w:pPr>
        <w:widowControl/>
        <w:suppressAutoHyphens w:val="0"/>
        <w:autoSpaceDE w:val="0"/>
        <w:rPr>
          <w:del w:id="349" w:author="Alan Jonckheere" w:date="2014-10-11T11:54:00Z"/>
          <w:rFonts w:eastAsia="Times New Roman" w:cs="Times New Roman"/>
          <w:szCs w:val="28"/>
          <w:lang w:eastAsia="ar-SA" w:bidi="ar-SA"/>
        </w:rPr>
      </w:pPr>
      <w:del w:id="350" w:author="Alan Jonckheere" w:date="2014-10-11T11:54:00Z">
        <w:r>
          <w:rPr>
            <w:rFonts w:eastAsia="Times New Roman" w:cs="Times New Roman"/>
            <w:szCs w:val="28"/>
            <w:lang w:eastAsia="ar-SA" w:bidi="ar-SA"/>
          </w:rPr>
          <w:delText>Notwithstanding the foregoing, any lot owner may mortgage his said lot and all improvements thereon as security for any bona fide obligation without compliance with respect to the foregoing requirements as to sale or transfer, and any such mortgagee may enforce said mortgage and in the event of default acquire title to said property in any lawful way and rent the property pending foreclosure and acquiring and disposal of title and any such mortgagee may sell or assign said property in the event of foreclosure and acquisition of title to any person or person of good character and reputation, first notifying in writing the adjacent lot owners mentioned in the foregoing subparagraph of this paragraph 9 of the name of the proposed purchaser and the price offered in good faith and allowing the adjacent lot owners the option for ten days to substitute their nominee as purchaser at such proposed price.</w:delText>
        </w:r>
      </w:del>
    </w:p>
    <w:p w14:paraId="2C62386D" w14:textId="70F46A86" w:rsidR="0006066B" w:rsidRPr="005E1AC1" w:rsidRDefault="005E1AC1" w:rsidP="0008103B">
      <w:pPr>
        <w:pStyle w:val="Heading3"/>
        <w:rPr>
          <w:rFonts w:cs="Times New Roman"/>
          <w:szCs w:val="28"/>
          <w:lang w:eastAsia="ar-SA" w:bidi="ar-SA"/>
        </w:rPr>
      </w:pPr>
      <w:r>
        <w:t>10</w:t>
      </w:r>
      <w:del w:id="351" w:author="Alan Jonckheere" w:date="2014-10-11T11:54:00Z">
        <w:r w:rsidR="00B204BB">
          <w:rPr>
            <w:lang w:eastAsia="ar-SA" w:bidi="ar-SA"/>
          </w:rPr>
          <w:delText>-68</w:delText>
        </w:r>
      </w:del>
      <w:r w:rsidR="0006066B" w:rsidRPr="005E1AC1">
        <w:t xml:space="preserve">. ENFORCEMENT OF COVENANTS </w:t>
      </w:r>
    </w:p>
    <w:p w14:paraId="4F1B772D" w14:textId="21E759B2" w:rsidR="005E1AC1" w:rsidRDefault="0006066B" w:rsidP="00093476">
      <w:r>
        <w:t>If any lot owner</w:t>
      </w:r>
      <w:r w:rsidR="00A76D0E">
        <w:t xml:space="preserve"> </w:t>
      </w:r>
      <w:del w:id="352" w:author="Alan Jonckheere" w:date="2014-10-11T11:54:00Z">
        <w:r w:rsidR="00091AF7">
          <w:rPr>
            <w:rFonts w:eastAsia="Times New Roman" w:cs="Times New Roman"/>
            <w:szCs w:val="28"/>
            <w:lang w:eastAsia="ar-SA" w:bidi="ar-SA"/>
          </w:rPr>
          <w:delText>shall</w:delText>
        </w:r>
      </w:del>
      <w:ins w:id="353" w:author="Alan Jonckheere" w:date="2014-10-11T11:54:00Z">
        <w:r w:rsidR="00A76D0E">
          <w:t xml:space="preserve">or </w:t>
        </w:r>
        <w:r>
          <w:t>lessee violate</w:t>
        </w:r>
        <w:r w:rsidR="00486D97">
          <w:t>s</w:t>
        </w:r>
        <w:r>
          <w:t xml:space="preserve"> or attempt</w:t>
        </w:r>
        <w:r w:rsidR="00486D97">
          <w:t>s</w:t>
        </w:r>
        <w:r>
          <w:t xml:space="preserve"> to</w:t>
        </w:r>
      </w:ins>
      <w:r>
        <w:t xml:space="preserve"> violate </w:t>
      </w:r>
      <w:del w:id="354" w:author="Alan Jonckheere" w:date="2014-10-11T11:54:00Z">
        <w:r w:rsidR="00091AF7">
          <w:rPr>
            <w:rFonts w:eastAsia="Times New Roman" w:cs="Times New Roman"/>
            <w:szCs w:val="28"/>
            <w:lang w:eastAsia="ar-SA" w:bidi="ar-SA"/>
          </w:rPr>
          <w:delText xml:space="preserve">or attempt to violate </w:delText>
        </w:r>
      </w:del>
      <w:r>
        <w:t xml:space="preserve">any of </w:t>
      </w:r>
      <w:del w:id="355" w:author="Alan Jonckheere" w:date="2014-10-11T11:54:00Z">
        <w:r w:rsidR="00091AF7">
          <w:rPr>
            <w:rFonts w:eastAsia="Times New Roman" w:cs="Times New Roman"/>
            <w:szCs w:val="28"/>
            <w:lang w:eastAsia="ar-SA" w:bidi="ar-SA"/>
          </w:rPr>
          <w:delText>the</w:delText>
        </w:r>
      </w:del>
      <w:ins w:id="356" w:author="Alan Jonckheere" w:date="2014-10-11T11:54:00Z">
        <w:r>
          <w:t>the</w:t>
        </w:r>
        <w:r w:rsidR="00A76D0E">
          <w:t>se</w:t>
        </w:r>
      </w:ins>
      <w:r>
        <w:t xml:space="preserve"> covenants</w:t>
      </w:r>
      <w:del w:id="357" w:author="Alan Jonckheere" w:date="2014-10-11T11:54:00Z">
        <w:r w:rsidR="00091AF7">
          <w:rPr>
            <w:rFonts w:eastAsia="Times New Roman" w:cs="Times New Roman"/>
            <w:szCs w:val="28"/>
            <w:lang w:eastAsia="ar-SA" w:bidi="ar-SA"/>
          </w:rPr>
          <w:delText>, conditions and restrictions herein,</w:delText>
        </w:r>
      </w:del>
      <w:r>
        <w:t xml:space="preserve"> it </w:t>
      </w:r>
      <w:del w:id="358" w:author="Alan Jonckheere" w:date="2014-10-11T11:54:00Z">
        <w:r w:rsidR="00091AF7">
          <w:rPr>
            <w:rFonts w:eastAsia="Times New Roman" w:cs="Times New Roman"/>
            <w:szCs w:val="28"/>
            <w:lang w:eastAsia="ar-SA" w:bidi="ar-SA"/>
          </w:rPr>
          <w:delText>shall be</w:delText>
        </w:r>
      </w:del>
      <w:ins w:id="359" w:author="Alan Jonckheere" w:date="2014-10-11T11:54:00Z">
        <w:r w:rsidR="003E1EC1">
          <w:t>is</w:t>
        </w:r>
      </w:ins>
      <w:r>
        <w:t xml:space="preserve"> lawful for the </w:t>
      </w:r>
      <w:del w:id="360" w:author="Alan Jonckheere" w:date="2014-10-11T11:54:00Z">
        <w:r w:rsidR="00091AF7">
          <w:rPr>
            <w:rFonts w:eastAsia="Times New Roman" w:cs="Times New Roman"/>
            <w:szCs w:val="28"/>
            <w:lang w:eastAsia="ar-SA" w:bidi="ar-SA"/>
          </w:rPr>
          <w:delText>Association</w:delText>
        </w:r>
      </w:del>
      <w:ins w:id="361" w:author="Alan Jonckheere" w:date="2014-10-11T11:54:00Z">
        <w:r>
          <w:t>Club,</w:t>
        </w:r>
      </w:ins>
      <w:r>
        <w:t xml:space="preserve"> or for any other person or persons owning</w:t>
      </w:r>
      <w:r w:rsidR="00A76D0E">
        <w:t xml:space="preserve"> </w:t>
      </w:r>
      <w:ins w:id="362" w:author="Alan Jonckheere" w:date="2014-10-11T11:54:00Z">
        <w:r w:rsidR="00A76D0E">
          <w:t xml:space="preserve">or </w:t>
        </w:r>
        <w:r w:rsidR="004535A3">
          <w:t>leasing</w:t>
        </w:r>
        <w:r>
          <w:t xml:space="preserve"> </w:t>
        </w:r>
      </w:ins>
      <w:r>
        <w:t>any lot or lots in Little Swan Lake Subdivision</w:t>
      </w:r>
      <w:ins w:id="363" w:author="Alan Jonckheere" w:date="2014-10-11T11:54:00Z">
        <w:r>
          <w:t>,</w:t>
        </w:r>
      </w:ins>
      <w:r>
        <w:t xml:space="preserve"> to prosecute in proceedings at law or in equity, the person or persons violating or attempting to violate any such covenants and either to prevent such person or persons from so doing or to recover </w:t>
      </w:r>
      <w:del w:id="364" w:author="Alan Jonckheere" w:date="2014-10-11T11:54:00Z">
        <w:r w:rsidR="00091AF7">
          <w:rPr>
            <w:rFonts w:eastAsia="Times New Roman" w:cs="Times New Roman"/>
            <w:szCs w:val="28"/>
            <w:lang w:eastAsia="ar-SA" w:bidi="ar-SA"/>
          </w:rPr>
          <w:delText>for</w:delText>
        </w:r>
      </w:del>
      <w:ins w:id="365" w:author="Alan Jonckheere" w:date="2014-10-11T11:54:00Z">
        <w:r>
          <w:t>from</w:t>
        </w:r>
      </w:ins>
      <w:r>
        <w:t xml:space="preserve"> damages from such violation or violations. In addition to any legal remedy available to the </w:t>
      </w:r>
      <w:del w:id="366" w:author="Alan Jonckheere" w:date="2014-10-11T11:54:00Z">
        <w:r w:rsidR="00091AF7">
          <w:rPr>
            <w:rFonts w:eastAsia="Times New Roman" w:cs="Times New Roman"/>
            <w:szCs w:val="28"/>
            <w:lang w:eastAsia="ar-SA" w:bidi="ar-SA"/>
          </w:rPr>
          <w:delText>Association</w:delText>
        </w:r>
      </w:del>
      <w:ins w:id="367" w:author="Alan Jonckheere" w:date="2014-10-11T11:54:00Z">
        <w:r>
          <w:t>Club</w:t>
        </w:r>
      </w:ins>
      <w:r>
        <w:t xml:space="preserve"> or other </w:t>
      </w:r>
      <w:r>
        <w:lastRenderedPageBreak/>
        <w:t>lot owners</w:t>
      </w:r>
      <w:ins w:id="368" w:author="Alan Jonckheere" w:date="2014-10-11T11:54:00Z">
        <w:r w:rsidR="00A76D0E">
          <w:t xml:space="preserve"> or </w:t>
        </w:r>
        <w:r w:rsidR="00BA538F">
          <w:t>lessee</w:t>
        </w:r>
        <w:r w:rsidR="004535A3">
          <w:t>s</w:t>
        </w:r>
      </w:ins>
      <w:r>
        <w:t>, failure of any lot owner</w:t>
      </w:r>
      <w:r w:rsidR="00A76D0E">
        <w:t xml:space="preserve"> </w:t>
      </w:r>
      <w:ins w:id="369" w:author="Alan Jonckheere" w:date="2014-10-11T11:54:00Z">
        <w:r w:rsidR="00A76D0E">
          <w:t xml:space="preserve">or </w:t>
        </w:r>
        <w:r>
          <w:t xml:space="preserve">lessee </w:t>
        </w:r>
      </w:ins>
      <w:r>
        <w:t xml:space="preserve">to comply with </w:t>
      </w:r>
      <w:del w:id="370" w:author="Alan Jonckheere" w:date="2014-10-11T11:54:00Z">
        <w:r w:rsidR="00091AF7">
          <w:rPr>
            <w:rFonts w:eastAsia="Times New Roman" w:cs="Times New Roman"/>
            <w:szCs w:val="28"/>
            <w:lang w:eastAsia="ar-SA" w:bidi="ar-SA"/>
          </w:rPr>
          <w:delText>the</w:delText>
        </w:r>
      </w:del>
      <w:ins w:id="371" w:author="Alan Jonckheere" w:date="2014-10-11T11:54:00Z">
        <w:r>
          <w:t>the</w:t>
        </w:r>
        <w:r w:rsidR="00A76D0E">
          <w:t>se</w:t>
        </w:r>
      </w:ins>
      <w:r>
        <w:t xml:space="preserve"> covenants</w:t>
      </w:r>
      <w:del w:id="372" w:author="Alan Jonckheere" w:date="2014-10-11T11:54:00Z">
        <w:r w:rsidR="00091AF7">
          <w:rPr>
            <w:rFonts w:eastAsia="Times New Roman" w:cs="Times New Roman"/>
            <w:szCs w:val="28"/>
            <w:lang w:eastAsia="ar-SA" w:bidi="ar-SA"/>
          </w:rPr>
          <w:delText>, conditions and restrictions herein shall be</w:delText>
        </w:r>
      </w:del>
      <w:ins w:id="373" w:author="Alan Jonckheere" w:date="2014-10-11T11:54:00Z">
        <w:r>
          <w:t xml:space="preserve"> </w:t>
        </w:r>
        <w:r w:rsidR="003E1EC1">
          <w:t>is</w:t>
        </w:r>
      </w:ins>
      <w:r>
        <w:t xml:space="preserve"> grounds for exclusion of such lot owner</w:t>
      </w:r>
      <w:r w:rsidR="00A76D0E">
        <w:t xml:space="preserve"> </w:t>
      </w:r>
      <w:ins w:id="374" w:author="Alan Jonckheere" w:date="2014-10-11T11:54:00Z">
        <w:r w:rsidR="00A76D0E">
          <w:t xml:space="preserve">or </w:t>
        </w:r>
        <w:r>
          <w:t xml:space="preserve">lessee </w:t>
        </w:r>
      </w:ins>
      <w:r>
        <w:t xml:space="preserve">from participation </w:t>
      </w:r>
      <w:del w:id="375" w:author="Alan Jonckheere" w:date="2014-10-11T11:54:00Z">
        <w:r w:rsidR="00091AF7">
          <w:rPr>
            <w:rFonts w:eastAsia="Times New Roman" w:cs="Times New Roman"/>
            <w:szCs w:val="28"/>
            <w:lang w:eastAsia="ar-SA" w:bidi="ar-SA"/>
          </w:rPr>
          <w:delText>in</w:delText>
        </w:r>
      </w:del>
      <w:ins w:id="376" w:author="Alan Jonckheere" w:date="2014-10-11T11:54:00Z">
        <w:r>
          <w:t>or use of</w:t>
        </w:r>
      </w:ins>
      <w:r>
        <w:t xml:space="preserve"> any Club or recreational facilities </w:t>
      </w:r>
      <w:del w:id="377" w:author="Alan Jonckheere" w:date="2014-10-11T11:54:00Z">
        <w:r w:rsidR="00091AF7">
          <w:rPr>
            <w:rFonts w:eastAsia="Times New Roman" w:cs="Times New Roman"/>
            <w:szCs w:val="28"/>
            <w:lang w:eastAsia="ar-SA" w:bidi="ar-SA"/>
          </w:rPr>
          <w:delText>within the</w:delText>
        </w:r>
      </w:del>
      <w:ins w:id="378" w:author="Alan Jonckheere" w:date="2014-10-11T11:54:00Z">
        <w:r>
          <w:t>owned by</w:t>
        </w:r>
      </w:ins>
      <w:r>
        <w:t xml:space="preserve"> Little Swan Lake </w:t>
      </w:r>
      <w:del w:id="379" w:author="Alan Jonckheere" w:date="2014-10-11T11:54:00Z">
        <w:r w:rsidR="00091AF7">
          <w:rPr>
            <w:rFonts w:eastAsia="Times New Roman" w:cs="Times New Roman"/>
            <w:szCs w:val="28"/>
            <w:lang w:eastAsia="ar-SA" w:bidi="ar-SA"/>
          </w:rPr>
          <w:delText>area</w:delText>
        </w:r>
      </w:del>
      <w:ins w:id="380" w:author="Alan Jonckheere" w:date="2014-10-11T11:54:00Z">
        <w:r w:rsidR="00486D97">
          <w:t>Club</w:t>
        </w:r>
      </w:ins>
      <w:r>
        <w:t>.</w:t>
      </w:r>
    </w:p>
    <w:p w14:paraId="4368CFD0" w14:textId="77777777" w:rsidR="00091AF7" w:rsidRDefault="00D93FC2" w:rsidP="00E82D4A">
      <w:pPr>
        <w:pStyle w:val="Heading3"/>
        <w:numPr>
          <w:ilvl w:val="0"/>
          <w:numId w:val="0"/>
        </w:numPr>
        <w:rPr>
          <w:del w:id="381" w:author="Alan Jonckheere" w:date="2014-10-11T11:54:00Z"/>
          <w:rFonts w:cs="Times New Roman"/>
          <w:szCs w:val="28"/>
        </w:rPr>
      </w:pPr>
      <w:del w:id="382" w:author="Alan Jonckheere" w:date="2014-10-11T11:54:00Z">
        <w:r>
          <w:delText>8</w:delText>
        </w:r>
        <w:r w:rsidR="00091AF7">
          <w:delText xml:space="preserve">-77. ENFORCEMENT OF COVENANTS </w:delText>
        </w:r>
      </w:del>
    </w:p>
    <w:p w14:paraId="26F949B6" w14:textId="77777777" w:rsidR="00091AF7" w:rsidRDefault="00091AF7">
      <w:pPr>
        <w:pStyle w:val="PreformattedText"/>
        <w:rPr>
          <w:del w:id="383" w:author="Alan Jonckheere" w:date="2014-10-11T11:54:00Z"/>
          <w:rFonts w:ascii="Times New Roman" w:eastAsia="Times New Roman" w:hAnsi="Times New Roman" w:cs="Times New Roman"/>
          <w:sz w:val="28"/>
          <w:szCs w:val="28"/>
          <w:lang w:eastAsia="ar-SA" w:bidi="ar-SA"/>
        </w:rPr>
      </w:pPr>
      <w:del w:id="384" w:author="Alan Jonckheere" w:date="2014-10-11T11:54:00Z">
        <w:r>
          <w:rPr>
            <w:rFonts w:ascii="Times New Roman" w:hAnsi="Times New Roman" w:cs="Times New Roman"/>
            <w:sz w:val="28"/>
            <w:szCs w:val="28"/>
          </w:rPr>
          <w:delText xml:space="preserve">If any lot owner or lessee shall violate or attempt to violate any of the covenants, conditions and restrictions herein, it shall be lawful for the Club, or for any other person or persons owning any lot or lots in Little Swan Lake Subdivision, to prosecute in proceedings at law or in equity, the person or persons violating or attempting to violate any such covenants and either to prevent such person or persons from so doing or to recover from damages from such violation or violations. In addition to any legal remedy available to the Club or other lot owners, failure of any lot owner/lessee to comply with the covenants, conditions or restrictions herein shall be grounds for exclusion of such lot owner/lessee from participation, or use of, any Club or recreational facilities owned by Little Swan Lake Subdivision -See No. 1 -Page 1. </w:delText>
        </w:r>
      </w:del>
    </w:p>
    <w:p w14:paraId="6BB7E16C" w14:textId="448D9B37" w:rsidR="0006066B" w:rsidRPr="005E1AC1" w:rsidRDefault="005E1AC1" w:rsidP="0008103B">
      <w:pPr>
        <w:pStyle w:val="Heading3"/>
        <w:rPr>
          <w:lang w:eastAsia="ar-SA" w:bidi="ar-SA"/>
        </w:rPr>
      </w:pPr>
      <w:r>
        <w:t>11</w:t>
      </w:r>
      <w:del w:id="385" w:author="Alan Jonckheere" w:date="2014-10-11T11:54:00Z">
        <w:r w:rsidR="00E82D4A">
          <w:rPr>
            <w:lang w:eastAsia="ar-SA" w:bidi="ar-SA"/>
          </w:rPr>
          <w:delText>-68</w:delText>
        </w:r>
      </w:del>
      <w:r>
        <w:t>.</w:t>
      </w:r>
      <w:r w:rsidR="0006066B" w:rsidRPr="005E1AC1">
        <w:t xml:space="preserve"> AMENDMENTS</w:t>
      </w:r>
    </w:p>
    <w:p w14:paraId="084FD18B" w14:textId="48C92FBF" w:rsidR="001910B5" w:rsidRDefault="00091AF7" w:rsidP="00093476">
      <w:pPr>
        <w:rPr>
          <w:rFonts w:eastAsia="Times New Roman"/>
          <w:lang w:eastAsia="ar-SA" w:bidi="ar-SA"/>
        </w:rPr>
      </w:pPr>
      <w:del w:id="386" w:author="Alan Jonckheere" w:date="2014-10-11T11:54:00Z">
        <w:r>
          <w:rPr>
            <w:rFonts w:eastAsia="Times New Roman" w:cs="Times New Roman"/>
            <w:szCs w:val="28"/>
            <w:lang w:eastAsia="ar-SA" w:bidi="ar-SA"/>
          </w:rPr>
          <w:delText>Until such time as 90% of all lots in Little Swan Lake Subdivision including lots in future sections of said Subdivision are sold to individual lot owners, the covenants, conditions and restrictions herein contained</w:delText>
        </w:r>
      </w:del>
      <w:ins w:id="387" w:author="Alan Jonckheere" w:date="2014-10-11T11:54:00Z">
        <w:r w:rsidR="001910B5">
          <w:t xml:space="preserve">These </w:t>
        </w:r>
        <w:r w:rsidR="00CD128D">
          <w:t>C</w:t>
        </w:r>
        <w:r w:rsidR="001910B5">
          <w:t>ovenants</w:t>
        </w:r>
      </w:ins>
      <w:r w:rsidR="001910B5">
        <w:t xml:space="preserve"> may be amended with </w:t>
      </w:r>
      <w:del w:id="388" w:author="Alan Jonckheere" w:date="2014-10-11T11:54:00Z">
        <w:r>
          <w:rPr>
            <w:rFonts w:eastAsia="Times New Roman" w:cs="Times New Roman"/>
            <w:szCs w:val="28"/>
            <w:lang w:eastAsia="ar-SA" w:bidi="ar-SA"/>
          </w:rPr>
          <w:delText>the consent of (1) the Association and (2) the owners of two-thirds of the lots sold to and owned by individual lot owners. Such amendments shall</w:delText>
        </w:r>
      </w:del>
      <w:ins w:id="389" w:author="Alan Jonckheere" w:date="2014-10-11T11:54:00Z">
        <w:r w:rsidR="001910B5">
          <w:t xml:space="preserve">a two-thirds majority vote of lot owners </w:t>
        </w:r>
        <w:r w:rsidR="00CD128D">
          <w:t>with one vote allowed per lot</w:t>
        </w:r>
        <w:r w:rsidR="00FB12A6">
          <w:t xml:space="preserve"> (</w:t>
        </w:r>
        <w:r w:rsidR="00CD128D">
          <w:t xml:space="preserve">voting </w:t>
        </w:r>
        <w:r w:rsidR="00FB12A6">
          <w:t>in person, by absentee ballot, or by proxy)</w:t>
        </w:r>
        <w:r w:rsidR="001910B5">
          <w:t xml:space="preserve"> at a duly called membership meeting. </w:t>
        </w:r>
        <w:r w:rsidR="00CD128D">
          <w:t>A</w:t>
        </w:r>
        <w:r w:rsidR="001910B5">
          <w:t>mendments must</w:t>
        </w:r>
      </w:ins>
      <w:r w:rsidR="001910B5">
        <w:t xml:space="preserve"> be in writing and </w:t>
      </w:r>
      <w:ins w:id="390" w:author="Alan Jonckheere" w:date="2014-10-11T11:54:00Z">
        <w:r w:rsidR="001910B5">
          <w:t xml:space="preserve">be </w:t>
        </w:r>
      </w:ins>
      <w:r w:rsidR="001910B5">
        <w:t xml:space="preserve">filed for record in the office of the Recorder of Deeds of Warren County, Illinois and </w:t>
      </w:r>
      <w:del w:id="391" w:author="Alan Jonckheere" w:date="2014-10-11T11:54:00Z">
        <w:r>
          <w:rPr>
            <w:rFonts w:eastAsia="Times New Roman" w:cs="Times New Roman"/>
            <w:szCs w:val="28"/>
            <w:lang w:eastAsia="ar-SA" w:bidi="ar-SA"/>
          </w:rPr>
          <w:delText>shall</w:delText>
        </w:r>
      </w:del>
      <w:ins w:id="392" w:author="Alan Jonckheere" w:date="2014-10-11T11:54:00Z">
        <w:r w:rsidR="001910B5">
          <w:t>are</w:t>
        </w:r>
      </w:ins>
      <w:r w:rsidR="001910B5">
        <w:t xml:space="preserve"> not </w:t>
      </w:r>
      <w:del w:id="393" w:author="Alan Jonckheere" w:date="2014-10-11T11:54:00Z">
        <w:r>
          <w:rPr>
            <w:rFonts w:eastAsia="Times New Roman" w:cs="Times New Roman"/>
            <w:szCs w:val="28"/>
            <w:lang w:eastAsia="ar-SA" w:bidi="ar-SA"/>
          </w:rPr>
          <w:delText xml:space="preserve">be </w:delText>
        </w:r>
      </w:del>
      <w:r w:rsidR="001910B5">
        <w:t xml:space="preserve">valid until so recorded. </w:t>
      </w:r>
    </w:p>
    <w:p w14:paraId="792664C9" w14:textId="77777777" w:rsidR="001910B5" w:rsidRDefault="001910B5">
      <w:pPr>
        <w:widowControl/>
        <w:suppressAutoHyphens w:val="0"/>
        <w:rPr>
          <w:rFonts w:eastAsia="Times New Roman" w:cs="Times New Roman"/>
          <w:szCs w:val="28"/>
          <w:lang w:eastAsia="ar-SA" w:bidi="ar-SA"/>
        </w:rPr>
      </w:pPr>
    </w:p>
    <w:p w14:paraId="69399DFB" w14:textId="77777777" w:rsidR="00091AF7" w:rsidRDefault="00091AF7">
      <w:pPr>
        <w:widowControl/>
        <w:suppressAutoHyphens w:val="0"/>
        <w:autoSpaceDE w:val="0"/>
        <w:rPr>
          <w:del w:id="394" w:author="Alan Jonckheere" w:date="2014-10-11T11:54:00Z"/>
          <w:rFonts w:eastAsia="Times New Roman" w:cs="Times New Roman"/>
          <w:szCs w:val="28"/>
          <w:lang w:eastAsia="ar-SA" w:bidi="ar-SA"/>
        </w:rPr>
      </w:pPr>
      <w:del w:id="395" w:author="Alan Jonckheere" w:date="2014-10-11T11:54:00Z">
        <w:r>
          <w:rPr>
            <w:rFonts w:eastAsia="Times New Roman" w:cs="Times New Roman"/>
            <w:szCs w:val="28"/>
            <w:lang w:eastAsia="ar-SA" w:bidi="ar-SA"/>
          </w:rPr>
          <w:delText>When 90% of all lots in Little Swan Lake Subdivision including lots in future sections of said Subdivision are sold to individual lot owners the powers, privileges, rights and obligations of the Association shall be transferred by it to Little Swan Lake Club and said Club shall thereafter exercise all such powers, privileges, rights and obligations to the same extent as though the said Club were the original subdivider herein.</w:delText>
        </w:r>
      </w:del>
    </w:p>
    <w:p w14:paraId="626EA017" w14:textId="77777777" w:rsidR="00091AF7" w:rsidRDefault="00D93FC2" w:rsidP="00E82D4A">
      <w:pPr>
        <w:pStyle w:val="Heading3"/>
        <w:numPr>
          <w:ilvl w:val="0"/>
          <w:numId w:val="0"/>
        </w:numPr>
        <w:rPr>
          <w:del w:id="396" w:author="Alan Jonckheere" w:date="2014-10-11T11:54:00Z"/>
          <w:rFonts w:cs="Times New Roman"/>
          <w:szCs w:val="28"/>
        </w:rPr>
      </w:pPr>
      <w:del w:id="397" w:author="Alan Jonckheere" w:date="2014-10-11T11:54:00Z">
        <w:r>
          <w:rPr>
            <w:rFonts w:cs="Times New Roman"/>
            <w:szCs w:val="28"/>
          </w:rPr>
          <w:delText>8 (2d paragraph)</w:delText>
        </w:r>
        <w:r w:rsidR="00091AF7">
          <w:rPr>
            <w:rFonts w:cs="Times New Roman"/>
            <w:szCs w:val="28"/>
          </w:rPr>
          <w:delText>-77</w:delText>
        </w:r>
        <w:r w:rsidR="00B204BB">
          <w:rPr>
            <w:rFonts w:cs="Times New Roman"/>
            <w:szCs w:val="28"/>
          </w:rPr>
          <w:delText>.</w:delText>
        </w:r>
        <w:r w:rsidR="00091AF7">
          <w:rPr>
            <w:rFonts w:cs="Times New Roman"/>
            <w:szCs w:val="28"/>
          </w:rPr>
          <w:delText xml:space="preserve"> AMENDMENTS</w:delText>
        </w:r>
      </w:del>
    </w:p>
    <w:p w14:paraId="49008080" w14:textId="77777777" w:rsidR="00091AF7" w:rsidRDefault="00091AF7">
      <w:pPr>
        <w:pStyle w:val="PreformattedText"/>
        <w:rPr>
          <w:del w:id="398" w:author="Alan Jonckheere" w:date="2014-10-11T11:54:00Z"/>
          <w:rFonts w:ascii="Times New Roman" w:eastAsia="Times New Roman" w:hAnsi="Times New Roman" w:cs="Times New Roman"/>
          <w:sz w:val="28"/>
          <w:szCs w:val="28"/>
          <w:lang w:eastAsia="ar-SA" w:bidi="ar-SA"/>
        </w:rPr>
      </w:pPr>
      <w:del w:id="399" w:author="Alan Jonckheere" w:date="2014-10-11T11:54:00Z">
        <w:r>
          <w:rPr>
            <w:rFonts w:ascii="Times New Roman" w:hAnsi="Times New Roman" w:cs="Times New Roman"/>
            <w:sz w:val="28"/>
            <w:szCs w:val="28"/>
          </w:rPr>
          <w:delText>These covenants, conditions and restrictions herein contained may be amended with t</w:delText>
        </w:r>
        <w:r w:rsidR="00E82D4A">
          <w:rPr>
            <w:rFonts w:ascii="Times New Roman" w:hAnsi="Times New Roman" w:cs="Times New Roman"/>
            <w:sz w:val="28"/>
            <w:szCs w:val="28"/>
          </w:rPr>
          <w:delText xml:space="preserve">he </w:delText>
        </w:r>
        <w:r>
          <w:rPr>
            <w:rFonts w:ascii="Times New Roman" w:hAnsi="Times New Roman" w:cs="Times New Roman"/>
            <w:sz w:val="28"/>
            <w:szCs w:val="28"/>
          </w:rPr>
          <w:delText xml:space="preserve">consent of the owners of two-thirds of the lots. Each lot owner shall be entitled to one vote per lot owned. Such amendments shall be in writing and filed for record in the office of the Recorder of Deeds of Warren County, Illinois and shall not be valid until so recorded. </w:delText>
        </w:r>
      </w:del>
    </w:p>
    <w:p w14:paraId="334E88CA" w14:textId="77777777" w:rsidR="00091AF7" w:rsidRDefault="00091AF7">
      <w:pPr>
        <w:pStyle w:val="PreformattedText"/>
        <w:widowControl/>
        <w:suppressAutoHyphens w:val="0"/>
        <w:autoSpaceDE w:val="0"/>
        <w:rPr>
          <w:del w:id="400" w:author="Alan Jonckheere" w:date="2014-10-11T11:54:00Z"/>
          <w:rFonts w:ascii="Times New Roman" w:eastAsia="Times New Roman" w:hAnsi="Times New Roman" w:cs="Times New Roman"/>
          <w:sz w:val="28"/>
          <w:szCs w:val="28"/>
          <w:lang w:eastAsia="ar-SA" w:bidi="ar-SA"/>
        </w:rPr>
      </w:pPr>
    </w:p>
    <w:p w14:paraId="66E28280" w14:textId="77777777" w:rsidR="00091AF7" w:rsidRDefault="00091AF7" w:rsidP="00E82D4A">
      <w:pPr>
        <w:pStyle w:val="Heading3"/>
        <w:rPr>
          <w:del w:id="401" w:author="Alan Jonckheere" w:date="2014-10-11T11:54:00Z"/>
          <w:lang w:eastAsia="ar-SA" w:bidi="ar-SA"/>
        </w:rPr>
      </w:pPr>
      <w:del w:id="402" w:author="Alan Jonckheere" w:date="2014-10-11T11:54:00Z">
        <w:r>
          <w:rPr>
            <w:lang w:eastAsia="ar-SA" w:bidi="ar-SA"/>
          </w:rPr>
          <w:lastRenderedPageBreak/>
          <w:delText>(Signatures-68)</w:delText>
        </w:r>
      </w:del>
    </w:p>
    <w:p w14:paraId="1AB54F87" w14:textId="77777777" w:rsidR="00091AF7" w:rsidRDefault="00091AF7">
      <w:pPr>
        <w:widowControl/>
        <w:suppressAutoHyphens w:val="0"/>
        <w:autoSpaceDE w:val="0"/>
        <w:rPr>
          <w:del w:id="403" w:author="Alan Jonckheere" w:date="2014-10-11T11:54:00Z"/>
          <w:rFonts w:eastAsia="Times New Roman" w:cs="Times New Roman"/>
          <w:szCs w:val="28"/>
          <w:lang w:eastAsia="ar-SA" w:bidi="ar-SA"/>
        </w:rPr>
      </w:pPr>
      <w:del w:id="404" w:author="Alan Jonckheere" w:date="2014-10-11T11:54:00Z">
        <w:r>
          <w:rPr>
            <w:rFonts w:eastAsia="Times New Roman" w:cs="Times New Roman"/>
            <w:szCs w:val="28"/>
            <w:lang w:eastAsia="ar-SA" w:bidi="ar-SA"/>
          </w:rPr>
          <w:delText>IN WITNESS WHEREOF Little Swan Lake Association, Inc. has caused this instrument to be executed by its duly authorized officers and its corporate seal affixed in Warren County, Illinois this 26th day of March, 1968.</w:delText>
        </w:r>
      </w:del>
    </w:p>
    <w:p w14:paraId="38B8BE84" w14:textId="77777777" w:rsidR="00091AF7" w:rsidRDefault="00091AF7">
      <w:pPr>
        <w:widowControl/>
        <w:suppressAutoHyphens w:val="0"/>
        <w:autoSpaceDE w:val="0"/>
        <w:rPr>
          <w:del w:id="405" w:author="Alan Jonckheere" w:date="2014-10-11T11:54:00Z"/>
          <w:rFonts w:eastAsia="Times New Roman" w:cs="Times New Roman"/>
          <w:szCs w:val="28"/>
          <w:lang w:eastAsia="ar-SA" w:bidi="ar-SA"/>
        </w:rPr>
      </w:pPr>
    </w:p>
    <w:p w14:paraId="2271AAF1" w14:textId="77777777" w:rsidR="00091AF7" w:rsidRDefault="00091AF7">
      <w:pPr>
        <w:widowControl/>
        <w:suppressAutoHyphens w:val="0"/>
        <w:autoSpaceDE w:val="0"/>
        <w:rPr>
          <w:del w:id="406" w:author="Alan Jonckheere" w:date="2014-10-11T11:54:00Z"/>
          <w:rFonts w:eastAsia="Times New Roman" w:cs="Times New Roman"/>
          <w:szCs w:val="28"/>
          <w:lang w:eastAsia="ar-SA" w:bidi="ar-SA"/>
        </w:rPr>
      </w:pPr>
      <w:del w:id="407" w:author="Alan Jonckheere" w:date="2014-10-11T11:54:00Z">
        <w:r>
          <w:rPr>
            <w:rFonts w:eastAsia="Times New Roman" w:cs="Times New Roman"/>
            <w:szCs w:val="28"/>
            <w:lang w:eastAsia="ar-SA" w:bidi="ar-SA"/>
          </w:rPr>
          <w:delText>LITTLE SWAN LAKE ASSOCIATION, INC.</w:delText>
        </w:r>
      </w:del>
    </w:p>
    <w:p w14:paraId="7DB7A2FC" w14:textId="77777777" w:rsidR="00091AF7" w:rsidRDefault="00091AF7">
      <w:pPr>
        <w:widowControl/>
        <w:suppressAutoHyphens w:val="0"/>
        <w:autoSpaceDE w:val="0"/>
        <w:rPr>
          <w:del w:id="408" w:author="Alan Jonckheere" w:date="2014-10-11T11:54:00Z"/>
          <w:rFonts w:eastAsia="Times New Roman" w:cs="Times New Roman"/>
          <w:szCs w:val="28"/>
          <w:lang w:eastAsia="ar-SA" w:bidi="ar-SA"/>
        </w:rPr>
      </w:pPr>
      <w:del w:id="409" w:author="Alan Jonckheere" w:date="2014-10-11T11:54:00Z">
        <w:r>
          <w:rPr>
            <w:rFonts w:eastAsia="Times New Roman" w:cs="Times New Roman"/>
            <w:szCs w:val="28"/>
            <w:lang w:eastAsia="ar-SA" w:bidi="ar-SA"/>
          </w:rPr>
          <w:delText xml:space="preserve">By </w:delText>
        </w:r>
        <w:r>
          <w:rPr>
            <w:rFonts w:eastAsia="Times New Roman" w:cs="Times New Roman"/>
            <w:i/>
            <w:szCs w:val="28"/>
            <w:lang w:eastAsia="ar-SA" w:bidi="ar-SA"/>
          </w:rPr>
          <w:delText>Herbert Wilkins Pres</w:delText>
        </w:r>
      </w:del>
    </w:p>
    <w:p w14:paraId="08F489AC" w14:textId="77777777" w:rsidR="00091AF7" w:rsidRDefault="00091AF7">
      <w:pPr>
        <w:widowControl/>
        <w:suppressAutoHyphens w:val="0"/>
        <w:autoSpaceDE w:val="0"/>
        <w:rPr>
          <w:del w:id="410" w:author="Alan Jonckheere" w:date="2014-10-11T11:54:00Z"/>
          <w:rFonts w:eastAsia="Times New Roman" w:cs="Times New Roman"/>
          <w:szCs w:val="28"/>
          <w:lang w:eastAsia="ar-SA" w:bidi="ar-SA"/>
        </w:rPr>
      </w:pPr>
      <w:del w:id="411" w:author="Alan Jonckheere" w:date="2014-10-11T11:54:00Z">
        <w:r>
          <w:rPr>
            <w:rFonts w:eastAsia="Times New Roman" w:cs="Times New Roman"/>
            <w:szCs w:val="28"/>
            <w:lang w:eastAsia="ar-SA" w:bidi="ar-SA"/>
          </w:rPr>
          <w:delText>President</w:delText>
        </w:r>
      </w:del>
    </w:p>
    <w:p w14:paraId="28524328" w14:textId="77777777" w:rsidR="00091AF7" w:rsidRDefault="00091AF7">
      <w:pPr>
        <w:widowControl/>
        <w:suppressAutoHyphens w:val="0"/>
        <w:autoSpaceDE w:val="0"/>
        <w:rPr>
          <w:del w:id="412" w:author="Alan Jonckheere" w:date="2014-10-11T11:54:00Z"/>
          <w:rFonts w:eastAsia="Times New Roman" w:cs="Times New Roman"/>
          <w:szCs w:val="28"/>
          <w:lang w:eastAsia="ar-SA" w:bidi="ar-SA"/>
        </w:rPr>
      </w:pPr>
    </w:p>
    <w:p w14:paraId="76E72DCB" w14:textId="77777777" w:rsidR="00091AF7" w:rsidRDefault="00091AF7">
      <w:pPr>
        <w:widowControl/>
        <w:suppressAutoHyphens w:val="0"/>
        <w:autoSpaceDE w:val="0"/>
        <w:rPr>
          <w:del w:id="413" w:author="Alan Jonckheere" w:date="2014-10-11T11:54:00Z"/>
          <w:rFonts w:eastAsia="Times New Roman" w:cs="Times New Roman"/>
          <w:i/>
          <w:szCs w:val="28"/>
          <w:lang w:eastAsia="ar-SA" w:bidi="ar-SA"/>
        </w:rPr>
      </w:pPr>
      <w:del w:id="414" w:author="Alan Jonckheere" w:date="2014-10-11T11:54:00Z">
        <w:r>
          <w:rPr>
            <w:rFonts w:eastAsia="Times New Roman" w:cs="Times New Roman"/>
            <w:szCs w:val="28"/>
            <w:lang w:eastAsia="ar-SA" w:bidi="ar-SA"/>
          </w:rPr>
          <w:delText>ATTEST:</w:delText>
        </w:r>
      </w:del>
    </w:p>
    <w:p w14:paraId="1DD4C3E7" w14:textId="77777777" w:rsidR="00091AF7" w:rsidRDefault="00091AF7">
      <w:pPr>
        <w:widowControl/>
        <w:suppressAutoHyphens w:val="0"/>
        <w:rPr>
          <w:del w:id="415" w:author="Alan Jonckheere" w:date="2014-10-11T11:54:00Z"/>
          <w:rFonts w:eastAsia="Times New Roman" w:cs="Times New Roman"/>
          <w:szCs w:val="28"/>
          <w:lang w:eastAsia="ar-SA" w:bidi="ar-SA"/>
        </w:rPr>
      </w:pPr>
      <w:del w:id="416" w:author="Alan Jonckheere" w:date="2014-10-11T11:54:00Z">
        <w:r>
          <w:rPr>
            <w:rFonts w:eastAsia="Times New Roman" w:cs="Times New Roman"/>
            <w:i/>
            <w:szCs w:val="28"/>
            <w:lang w:eastAsia="ar-SA" w:bidi="ar-SA"/>
          </w:rPr>
          <w:delText>Ralph D. Wilkins</w:delText>
        </w:r>
      </w:del>
    </w:p>
    <w:p w14:paraId="066C31D7" w14:textId="77777777" w:rsidR="00091AF7" w:rsidRDefault="00091AF7">
      <w:pPr>
        <w:widowControl/>
        <w:suppressAutoHyphens w:val="0"/>
        <w:rPr>
          <w:del w:id="417" w:author="Alan Jonckheere" w:date="2014-10-11T11:54:00Z"/>
          <w:rFonts w:eastAsia="Times New Roman" w:cs="Times New Roman"/>
          <w:szCs w:val="28"/>
          <w:lang w:eastAsia="ar-SA" w:bidi="ar-SA"/>
        </w:rPr>
      </w:pPr>
      <w:del w:id="418" w:author="Alan Jonckheere" w:date="2014-10-11T11:54:00Z">
        <w:r>
          <w:rPr>
            <w:rFonts w:eastAsia="Times New Roman" w:cs="Times New Roman"/>
            <w:szCs w:val="28"/>
            <w:lang w:eastAsia="ar-SA" w:bidi="ar-SA"/>
          </w:rPr>
          <w:delText>Secretary</w:delText>
        </w:r>
      </w:del>
    </w:p>
    <w:p w14:paraId="7FC0AC11" w14:textId="77777777" w:rsidR="00091AF7" w:rsidRDefault="00091AF7">
      <w:pPr>
        <w:widowControl/>
        <w:suppressAutoHyphens w:val="0"/>
        <w:rPr>
          <w:del w:id="419" w:author="Alan Jonckheere" w:date="2014-10-11T11:54:00Z"/>
          <w:rFonts w:eastAsia="Times New Roman" w:cs="Times New Roman"/>
          <w:szCs w:val="28"/>
          <w:lang w:eastAsia="ar-SA" w:bidi="ar-SA"/>
        </w:rPr>
      </w:pPr>
    </w:p>
    <w:p w14:paraId="1D95F367" w14:textId="77777777" w:rsidR="00091AF7" w:rsidRDefault="00091AF7" w:rsidP="00E82D4A">
      <w:pPr>
        <w:pStyle w:val="Heading3"/>
        <w:rPr>
          <w:del w:id="420" w:author="Alan Jonckheere" w:date="2014-10-11T11:54:00Z"/>
        </w:rPr>
      </w:pPr>
      <w:del w:id="421" w:author="Alan Jonckheere" w:date="2014-10-11T11:54:00Z">
        <w:r>
          <w:rPr>
            <w:lang w:eastAsia="ar-SA" w:bidi="ar-SA"/>
          </w:rPr>
          <w:delText>(Signatures-77)</w:delText>
        </w:r>
      </w:del>
    </w:p>
    <w:p w14:paraId="50F56210" w14:textId="1CA76733" w:rsidR="0008103B" w:rsidRDefault="00091AF7" w:rsidP="0008103B">
      <w:pPr>
        <w:pStyle w:val="Heading3"/>
        <w:rPr>
          <w:ins w:id="422" w:author="Alan Jonckheere" w:date="2014-10-11T11:54:00Z"/>
        </w:rPr>
      </w:pPr>
      <w:del w:id="423" w:author="Alan Jonckheere" w:date="2014-10-11T11:54:00Z">
        <w:r>
          <w:rPr>
            <w:rFonts w:cs="Times New Roman"/>
            <w:szCs w:val="28"/>
          </w:rPr>
          <w:delText xml:space="preserve">IN WITNESS WHEREOF, </w:delText>
        </w:r>
      </w:del>
      <w:ins w:id="424" w:author="Alan Jonckheere" w:date="2014-10-11T11:54:00Z">
        <w:r w:rsidR="0006066B">
          <w:t xml:space="preserve">IN WITNESS WHEREOF, </w:t>
        </w:r>
      </w:ins>
    </w:p>
    <w:p w14:paraId="70BFE124" w14:textId="4329D66A" w:rsidR="0006066B" w:rsidRDefault="0006066B" w:rsidP="00A52C02">
      <w:r>
        <w:t xml:space="preserve">Little Swan Lake Club, Inc. has caused this instrument to be executed by its duly authorized officers </w:t>
      </w:r>
      <w:del w:id="425" w:author="Alan Jonckheere" w:date="2014-10-11T11:54:00Z">
        <w:r w:rsidR="00091AF7">
          <w:rPr>
            <w:rFonts w:cs="Times New Roman"/>
            <w:szCs w:val="28"/>
          </w:rPr>
          <w:delText xml:space="preserve">and its corporate seal affixed </w:delText>
        </w:r>
      </w:del>
      <w:r>
        <w:t xml:space="preserve">in </w:t>
      </w:r>
      <w:r w:rsidR="005E1AC1">
        <w:t xml:space="preserve">Warren County, Illinois, this </w:t>
      </w:r>
      <w:del w:id="426" w:author="Alan Jonckheere" w:date="2014-10-11T11:54:00Z">
        <w:r w:rsidR="00091AF7">
          <w:rPr>
            <w:rFonts w:cs="Times New Roman"/>
            <w:szCs w:val="28"/>
          </w:rPr>
          <w:delText>27</w:delText>
        </w:r>
        <w:r w:rsidR="00091AF7">
          <w:rPr>
            <w:rFonts w:cs="Times New Roman"/>
            <w:szCs w:val="28"/>
            <w:vertAlign w:val="superscript"/>
          </w:rPr>
          <w:delText>th</w:delText>
        </w:r>
      </w:del>
      <w:proofErr w:type="spellStart"/>
      <w:ins w:id="427" w:author="Alan Jonckheere" w:date="2014-10-11T11:54:00Z">
        <w:r w:rsidR="005E1AC1">
          <w:t>xx</w:t>
        </w:r>
        <w:r>
          <w:rPr>
            <w:vertAlign w:val="superscript"/>
          </w:rPr>
          <w:t>th</w:t>
        </w:r>
      </w:ins>
      <w:proofErr w:type="spellEnd"/>
      <w:r w:rsidR="005E1AC1">
        <w:t xml:space="preserve"> day of </w:t>
      </w:r>
      <w:del w:id="428" w:author="Alan Jonckheere" w:date="2014-10-11T11:54:00Z">
        <w:r w:rsidR="00091AF7">
          <w:rPr>
            <w:rFonts w:cs="Times New Roman"/>
            <w:szCs w:val="28"/>
          </w:rPr>
          <w:delText>October</w:delText>
        </w:r>
      </w:del>
      <w:proofErr w:type="spellStart"/>
      <w:ins w:id="429" w:author="Alan Jonckheere" w:date="2014-10-11T11:54:00Z">
        <w:r w:rsidR="005E1AC1">
          <w:t>xxxxxxx</w:t>
        </w:r>
      </w:ins>
      <w:proofErr w:type="spellEnd"/>
      <w:r w:rsidR="005E1AC1">
        <w:t xml:space="preserve">, AD, </w:t>
      </w:r>
      <w:del w:id="430" w:author="Alan Jonckheere" w:date="2014-10-11T11:54:00Z">
        <w:r w:rsidR="00091AF7">
          <w:rPr>
            <w:rFonts w:cs="Times New Roman"/>
            <w:szCs w:val="28"/>
          </w:rPr>
          <w:delText>1977.</w:delText>
        </w:r>
      </w:del>
      <w:ins w:id="431" w:author="Alan Jonckheere" w:date="2014-10-11T11:54:00Z">
        <w:r w:rsidR="005E1AC1">
          <w:t>201</w:t>
        </w:r>
      </w:ins>
      <w:ins w:id="432" w:author="Alan Jonckheere" w:date="2014-11-17T14:45:00Z">
        <w:r w:rsidR="00A87629">
          <w:t>5</w:t>
        </w:r>
      </w:ins>
      <w:ins w:id="433" w:author="Alan Jonckheere" w:date="2014-10-11T11:54:00Z">
        <w:r>
          <w:t>.</w:t>
        </w:r>
        <w:r w:rsidR="005E1AC1">
          <w:t xml:space="preserve"> </w:t>
        </w:r>
        <w:r w:rsidR="005E1AC1" w:rsidRPr="00AC654F">
          <w:rPr>
            <w:color w:val="7030A0"/>
          </w:rPr>
          <w:t>*current date*</w:t>
        </w:r>
      </w:ins>
    </w:p>
    <w:p w14:paraId="0C2D2069" w14:textId="77777777" w:rsidR="0006066B" w:rsidRDefault="0006066B" w:rsidP="00A52C02">
      <w:pPr>
        <w:rPr>
          <w:rFonts w:cs="Times New Roman"/>
          <w:szCs w:val="28"/>
        </w:rPr>
      </w:pPr>
    </w:p>
    <w:p w14:paraId="3A411936" w14:textId="77777777" w:rsidR="0006066B" w:rsidRDefault="0006066B" w:rsidP="00A52C02">
      <w:pPr>
        <w:rPr>
          <w:rFonts w:cs="Times New Roman"/>
          <w:szCs w:val="28"/>
        </w:rPr>
      </w:pPr>
      <w:proofErr w:type="gramStart"/>
      <w:r>
        <w:rPr>
          <w:rFonts w:cs="Times New Roman"/>
          <w:szCs w:val="28"/>
        </w:rPr>
        <w:t>LITTLE SWAN LAKE CLUB, INC.</w:t>
      </w:r>
      <w:proofErr w:type="gramEnd"/>
      <w:r>
        <w:rPr>
          <w:rFonts w:cs="Times New Roman"/>
          <w:szCs w:val="28"/>
        </w:rPr>
        <w:t xml:space="preserve"> </w:t>
      </w:r>
    </w:p>
    <w:p w14:paraId="6E7107E1" w14:textId="4661C160" w:rsidR="0006066B" w:rsidRDefault="0006066B" w:rsidP="00A52C02">
      <w:pPr>
        <w:rPr>
          <w:rFonts w:cs="Times New Roman"/>
          <w:szCs w:val="28"/>
        </w:rPr>
      </w:pPr>
      <w:r>
        <w:rPr>
          <w:rFonts w:cs="Times New Roman"/>
          <w:szCs w:val="28"/>
        </w:rPr>
        <w:t xml:space="preserve">BY </w:t>
      </w:r>
      <w:del w:id="434" w:author="Alan Jonckheere" w:date="2014-10-11T11:54:00Z">
        <w:r w:rsidR="00091AF7">
          <w:rPr>
            <w:rFonts w:cs="Times New Roman"/>
            <w:i/>
            <w:szCs w:val="28"/>
          </w:rPr>
          <w:delText>Ivan A. Zuck</w:delText>
        </w:r>
      </w:del>
      <w:ins w:id="435" w:author="Alan Jonckheere" w:date="2014-10-11T11:54:00Z">
        <w:r w:rsidR="002C0CAA" w:rsidRPr="00AC654F">
          <w:rPr>
            <w:rFonts w:cs="Times New Roman"/>
            <w:i/>
            <w:color w:val="7030A0"/>
            <w:szCs w:val="28"/>
          </w:rPr>
          <w:t>*current president*</w:t>
        </w:r>
      </w:ins>
    </w:p>
    <w:p w14:paraId="014825B9" w14:textId="77777777" w:rsidR="0006066B" w:rsidRDefault="0006066B" w:rsidP="00A52C02">
      <w:pPr>
        <w:rPr>
          <w:rFonts w:cs="Times New Roman"/>
          <w:szCs w:val="28"/>
        </w:rPr>
      </w:pPr>
      <w:r>
        <w:rPr>
          <w:rFonts w:cs="Times New Roman"/>
          <w:szCs w:val="28"/>
        </w:rPr>
        <w:t>PRESIDENT</w:t>
      </w:r>
    </w:p>
    <w:p w14:paraId="47DBDBBC" w14:textId="77777777" w:rsidR="0006066B" w:rsidRDefault="0006066B" w:rsidP="00A52C02">
      <w:pPr>
        <w:rPr>
          <w:rFonts w:cs="Times New Roman"/>
          <w:szCs w:val="28"/>
        </w:rPr>
      </w:pPr>
    </w:p>
    <w:p w14:paraId="5889979C" w14:textId="77777777" w:rsidR="0006066B" w:rsidRDefault="0006066B" w:rsidP="00A52C02">
      <w:pPr>
        <w:rPr>
          <w:rFonts w:cs="Times New Roman"/>
          <w:i/>
          <w:szCs w:val="28"/>
        </w:rPr>
      </w:pPr>
      <w:r>
        <w:rPr>
          <w:rFonts w:cs="Times New Roman"/>
          <w:szCs w:val="28"/>
        </w:rPr>
        <w:t>Attest:</w:t>
      </w:r>
    </w:p>
    <w:p w14:paraId="2F446A0D" w14:textId="77777777" w:rsidR="00091AF7" w:rsidRDefault="00091AF7">
      <w:pPr>
        <w:pStyle w:val="PreformattedText"/>
        <w:rPr>
          <w:del w:id="436" w:author="Alan Jonckheere" w:date="2014-10-11T11:54:00Z"/>
          <w:rFonts w:ascii="Times New Roman" w:eastAsia="Times New Roman" w:hAnsi="Times New Roman" w:cs="Times New Roman"/>
          <w:sz w:val="28"/>
          <w:szCs w:val="28"/>
          <w:lang w:eastAsia="ar-SA" w:bidi="ar-SA"/>
        </w:rPr>
      </w:pPr>
      <w:del w:id="437" w:author="Alan Jonckheere" w:date="2014-10-11T11:54:00Z">
        <w:r>
          <w:rPr>
            <w:rFonts w:ascii="Times New Roman" w:hAnsi="Times New Roman" w:cs="Times New Roman"/>
            <w:i/>
            <w:sz w:val="28"/>
            <w:szCs w:val="28"/>
          </w:rPr>
          <w:delText>Pat Wagy</w:delText>
        </w:r>
      </w:del>
    </w:p>
    <w:p w14:paraId="318A1896" w14:textId="77777777" w:rsidR="0006066B" w:rsidRPr="00AC654F" w:rsidRDefault="002C0CAA" w:rsidP="00A52C02">
      <w:pPr>
        <w:rPr>
          <w:ins w:id="438" w:author="Alan Jonckheere" w:date="2014-10-11T11:54:00Z"/>
          <w:rFonts w:eastAsia="Times New Roman" w:cs="Times New Roman"/>
          <w:color w:val="7030A0"/>
          <w:szCs w:val="28"/>
          <w:lang w:eastAsia="ar-SA" w:bidi="ar-SA"/>
        </w:rPr>
      </w:pPr>
      <w:ins w:id="439" w:author="Alan Jonckheere" w:date="2014-10-11T11:54:00Z">
        <w:r w:rsidRPr="00AC654F">
          <w:rPr>
            <w:rFonts w:cs="Times New Roman"/>
            <w:i/>
            <w:color w:val="7030A0"/>
            <w:szCs w:val="28"/>
          </w:rPr>
          <w:t>*current secretary*</w:t>
        </w:r>
      </w:ins>
    </w:p>
    <w:p w14:paraId="19DDEEF6" w14:textId="77777777" w:rsidR="00BC3EAC" w:rsidRDefault="0006066B" w:rsidP="00A52C02">
      <w:pPr>
        <w:rPr>
          <w:rFonts w:eastAsia="Times New Roman" w:cs="Times New Roman"/>
          <w:szCs w:val="28"/>
          <w:lang w:eastAsia="ar-SA" w:bidi="ar-SA"/>
        </w:rPr>
      </w:pPr>
      <w:r>
        <w:rPr>
          <w:rFonts w:eastAsia="Times New Roman" w:cs="Times New Roman"/>
          <w:szCs w:val="28"/>
          <w:lang w:eastAsia="ar-SA" w:bidi="ar-SA"/>
        </w:rPr>
        <w:t>Secretary</w:t>
      </w:r>
    </w:p>
    <w:p w14:paraId="72251D3E" w14:textId="77777777" w:rsidR="00A52C02" w:rsidRDefault="00A52C02" w:rsidP="00A52C02"/>
    <w:sectPr w:rsidR="00A52C02" w:rsidSect="004012BE">
      <w:headerReference w:type="even" r:id="rId10"/>
      <w:headerReference w:type="default" r:id="rId11"/>
      <w:footerReference w:type="even" r:id="rId12"/>
      <w:footerReference w:type="default" r:id="rId13"/>
      <w:headerReference w:type="first" r:id="rId14"/>
      <w:footerReference w:type="first" r:id="rId15"/>
      <w:pgSz w:w="12240" w:h="15840" w:code="1"/>
      <w:pgMar w:top="1138" w:right="1138" w:bottom="1138" w:left="1138" w:header="720" w:footer="720" w:gutter="0"/>
      <w:cols w:space="720"/>
      <w:docGrid w:linePitch="600" w:charSpace="2457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62FF52" w14:textId="77777777" w:rsidR="009E6B01" w:rsidRDefault="009E6B01">
      <w:r>
        <w:separator/>
      </w:r>
    </w:p>
  </w:endnote>
  <w:endnote w:type="continuationSeparator" w:id="0">
    <w:p w14:paraId="4C39AE63" w14:textId="77777777" w:rsidR="009E6B01" w:rsidRDefault="009E6B01">
      <w:r>
        <w:continuationSeparator/>
      </w:r>
    </w:p>
  </w:endnote>
  <w:endnote w:type="continuationNotice" w:id="1">
    <w:p w14:paraId="4FD46E71" w14:textId="77777777" w:rsidR="009E6B01" w:rsidRDefault="009E6B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C46ADC" w14:textId="77777777" w:rsidR="00091AF7" w:rsidRDefault="00091AF7">
    <w:pPr>
      <w:pStyle w:val="Footer"/>
      <w:jc w:val="center"/>
    </w:pPr>
    <w:r>
      <w:fldChar w:fldCharType="begin"/>
    </w:r>
    <w:r>
      <w:instrText xml:space="preserve"> PAGE </w:instrText>
    </w:r>
    <w:r>
      <w:fldChar w:fldCharType="separate"/>
    </w:r>
    <w:r w:rsidR="00EB3143">
      <w:rPr>
        <w:noProof/>
      </w:rPr>
      <w:t>4</w:t>
    </w:r>
    <w:r>
      <w:fldChar w:fldCharType="end"/>
    </w:r>
  </w:p>
  <w:p w14:paraId="034460F4" w14:textId="77777777" w:rsidR="00091AF7" w:rsidRDefault="00091AF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7BEC7A" w14:textId="77777777" w:rsidR="007B2CA4" w:rsidRDefault="007B2CA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DFD77A" w14:textId="77777777" w:rsidR="00FE334F" w:rsidRDefault="00FE334F">
    <w:pPr>
      <w:pStyle w:val="Footer"/>
      <w:jc w:val="center"/>
      <w:rPr>
        <w:ins w:id="440" w:author="Alan Jonckheere" w:date="2014-10-11T11:54:00Z"/>
      </w:rPr>
    </w:pPr>
  </w:p>
  <w:p w14:paraId="6A5A11D9" w14:textId="77777777" w:rsidR="00EE375D" w:rsidRDefault="004E3139" w:rsidP="00EE375D">
    <w:pPr>
      <w:pStyle w:val="Footer"/>
      <w:tabs>
        <w:tab w:val="center" w:pos="5040"/>
        <w:tab w:val="right" w:pos="9720"/>
      </w:tabs>
      <w:rPr>
        <w:ins w:id="441" w:author="Alan Jonckheere" w:date="2014-10-11T11:54:00Z"/>
        <w:noProof/>
      </w:rPr>
    </w:pPr>
    <w:ins w:id="442" w:author="Alan Jonckheere" w:date="2014-10-11T11:54:00Z">
      <w:r>
        <w:t>Covenants</w:t>
      </w:r>
      <w:r w:rsidR="00CD463C">
        <w:tab/>
      </w:r>
      <w:r w:rsidR="00FE334F">
        <w:t xml:space="preserve">Page </w:t>
      </w:r>
    </w:ins>
    <w:r w:rsidR="00723D5A">
      <w:fldChar w:fldCharType="begin"/>
    </w:r>
    <w:r w:rsidR="004006D8">
      <w:instrText xml:space="preserve"> PAGE   \* MERGEFORMAT </w:instrText>
    </w:r>
    <w:r w:rsidR="00723D5A">
      <w:fldChar w:fldCharType="separate"/>
    </w:r>
    <w:r w:rsidR="00EB3143">
      <w:rPr>
        <w:noProof/>
      </w:rPr>
      <w:t>8</w:t>
    </w:r>
    <w:r w:rsidR="00723D5A">
      <w:rPr>
        <w:noProof/>
      </w:rPr>
      <w:fldChar w:fldCharType="end"/>
    </w:r>
    <w:ins w:id="443" w:author="Alan Jonckheere" w:date="2014-10-11T11:54:00Z">
      <w:r w:rsidR="00FE334F">
        <w:rPr>
          <w:noProof/>
        </w:rPr>
        <w:t xml:space="preserve"> of </w:t>
      </w:r>
    </w:ins>
    <w:r w:rsidR="009E6B01">
      <w:fldChar w:fldCharType="begin"/>
    </w:r>
    <w:r w:rsidR="009E6B01">
      <w:instrText xml:space="preserve"> NUMPAGES   \* MERGEFORMAT </w:instrText>
    </w:r>
    <w:r w:rsidR="009E6B01">
      <w:fldChar w:fldCharType="separate"/>
    </w:r>
    <w:r w:rsidR="00EB3143">
      <w:rPr>
        <w:noProof/>
      </w:rPr>
      <w:t>12</w:t>
    </w:r>
    <w:r w:rsidR="009E6B01">
      <w:rPr>
        <w:noProof/>
      </w:rPr>
      <w:fldChar w:fldCharType="end"/>
    </w:r>
    <w:ins w:id="444" w:author="Alan Jonckheere" w:date="2014-10-11T11:54:00Z">
      <w:r w:rsidR="00EE375D">
        <w:rPr>
          <w:noProof/>
        </w:rPr>
        <w:tab/>
      </w:r>
      <w:r w:rsidR="00BA538F">
        <w:rPr>
          <w:noProof/>
        </w:rPr>
        <w:t xml:space="preserve">-Draft- </w:t>
      </w:r>
      <w:r w:rsidR="0043627D">
        <w:rPr>
          <w:noProof/>
        </w:rPr>
        <w:t xml:space="preserve">September </w:t>
      </w:r>
      <w:r w:rsidR="00EF7720">
        <w:rPr>
          <w:noProof/>
        </w:rPr>
        <w:t>2</w:t>
      </w:r>
      <w:r w:rsidR="0033668F">
        <w:rPr>
          <w:noProof/>
        </w:rPr>
        <w:t>9</w:t>
      </w:r>
      <w:r w:rsidR="004006D8">
        <w:rPr>
          <w:noProof/>
        </w:rPr>
        <w:t>, 2014</w:t>
      </w:r>
    </w:ins>
  </w:p>
  <w:p w14:paraId="1C6BAA52" w14:textId="77777777" w:rsidR="00B379DE" w:rsidRDefault="00B379DE" w:rsidP="00EE375D">
    <w:pPr>
      <w:pStyle w:val="Footer"/>
      <w:tabs>
        <w:tab w:val="center" w:pos="5040"/>
        <w:tab w:val="right" w:pos="9720"/>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5BC423" w14:textId="77777777" w:rsidR="007B2CA4" w:rsidRDefault="007B2CA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14CD5D" w14:textId="77777777" w:rsidR="009E6B01" w:rsidRDefault="009E6B01">
      <w:r>
        <w:separator/>
      </w:r>
    </w:p>
  </w:footnote>
  <w:footnote w:type="continuationSeparator" w:id="0">
    <w:p w14:paraId="0D3519D4" w14:textId="77777777" w:rsidR="009E6B01" w:rsidRDefault="009E6B01">
      <w:r>
        <w:continuationSeparator/>
      </w:r>
    </w:p>
  </w:footnote>
  <w:footnote w:type="continuationNotice" w:id="1">
    <w:p w14:paraId="4FE90DAA" w14:textId="77777777" w:rsidR="009E6B01" w:rsidRDefault="009E6B0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C4359E" w14:textId="77777777" w:rsidR="007B2CA4" w:rsidRDefault="007B2CA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FD4B01" w14:textId="77777777" w:rsidR="007B2CA4" w:rsidRDefault="007B2CA4">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29D7B5" w14:textId="77777777" w:rsidR="007B2CA4" w:rsidRDefault="007B2CA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36D1"/>
    <w:rsid w:val="00050737"/>
    <w:rsid w:val="00057530"/>
    <w:rsid w:val="0006066B"/>
    <w:rsid w:val="00061212"/>
    <w:rsid w:val="00062A38"/>
    <w:rsid w:val="00070AA3"/>
    <w:rsid w:val="00074053"/>
    <w:rsid w:val="0008103B"/>
    <w:rsid w:val="00091AF7"/>
    <w:rsid w:val="00093476"/>
    <w:rsid w:val="000D3E44"/>
    <w:rsid w:val="000D6978"/>
    <w:rsid w:val="000D6A3D"/>
    <w:rsid w:val="000E0378"/>
    <w:rsid w:val="000E4C48"/>
    <w:rsid w:val="000F1058"/>
    <w:rsid w:val="00102DB0"/>
    <w:rsid w:val="00110C6B"/>
    <w:rsid w:val="0015095B"/>
    <w:rsid w:val="00173A1A"/>
    <w:rsid w:val="00176523"/>
    <w:rsid w:val="00183415"/>
    <w:rsid w:val="001910B5"/>
    <w:rsid w:val="001C3714"/>
    <w:rsid w:val="001F1EE8"/>
    <w:rsid w:val="002220B2"/>
    <w:rsid w:val="0024686E"/>
    <w:rsid w:val="00270417"/>
    <w:rsid w:val="002C0CAA"/>
    <w:rsid w:val="002C60CD"/>
    <w:rsid w:val="002F1CF2"/>
    <w:rsid w:val="002F2DBE"/>
    <w:rsid w:val="00313646"/>
    <w:rsid w:val="0032429D"/>
    <w:rsid w:val="0033668F"/>
    <w:rsid w:val="00340197"/>
    <w:rsid w:val="0035605B"/>
    <w:rsid w:val="00362D50"/>
    <w:rsid w:val="00372DDF"/>
    <w:rsid w:val="00380A33"/>
    <w:rsid w:val="00383EC9"/>
    <w:rsid w:val="003A6367"/>
    <w:rsid w:val="003B674C"/>
    <w:rsid w:val="003D08DC"/>
    <w:rsid w:val="003E1EC1"/>
    <w:rsid w:val="003E379D"/>
    <w:rsid w:val="004006D8"/>
    <w:rsid w:val="004012BE"/>
    <w:rsid w:val="0043627D"/>
    <w:rsid w:val="004535A3"/>
    <w:rsid w:val="004558B5"/>
    <w:rsid w:val="0048281F"/>
    <w:rsid w:val="00484AB8"/>
    <w:rsid w:val="00486D97"/>
    <w:rsid w:val="0049235B"/>
    <w:rsid w:val="004B4EA8"/>
    <w:rsid w:val="004D0ED7"/>
    <w:rsid w:val="004E3139"/>
    <w:rsid w:val="004E7BA6"/>
    <w:rsid w:val="004F20A7"/>
    <w:rsid w:val="00500461"/>
    <w:rsid w:val="00506F41"/>
    <w:rsid w:val="00522CE7"/>
    <w:rsid w:val="00542290"/>
    <w:rsid w:val="005512E8"/>
    <w:rsid w:val="005532E2"/>
    <w:rsid w:val="005703BD"/>
    <w:rsid w:val="005979D1"/>
    <w:rsid w:val="005E1AC1"/>
    <w:rsid w:val="0060085A"/>
    <w:rsid w:val="0060512E"/>
    <w:rsid w:val="0066144D"/>
    <w:rsid w:val="0069421E"/>
    <w:rsid w:val="006A4817"/>
    <w:rsid w:val="006A51EE"/>
    <w:rsid w:val="006A6418"/>
    <w:rsid w:val="006A7E64"/>
    <w:rsid w:val="006B3F4C"/>
    <w:rsid w:val="006D1EEC"/>
    <w:rsid w:val="006D2328"/>
    <w:rsid w:val="00702FF8"/>
    <w:rsid w:val="00721457"/>
    <w:rsid w:val="00723D5A"/>
    <w:rsid w:val="00752EEA"/>
    <w:rsid w:val="00783F7E"/>
    <w:rsid w:val="007B1F43"/>
    <w:rsid w:val="007B2CA4"/>
    <w:rsid w:val="007E715E"/>
    <w:rsid w:val="00813147"/>
    <w:rsid w:val="00874AB2"/>
    <w:rsid w:val="00882208"/>
    <w:rsid w:val="008A568E"/>
    <w:rsid w:val="008C6232"/>
    <w:rsid w:val="008C6470"/>
    <w:rsid w:val="008E694B"/>
    <w:rsid w:val="00923325"/>
    <w:rsid w:val="00951189"/>
    <w:rsid w:val="00951C2A"/>
    <w:rsid w:val="0096314B"/>
    <w:rsid w:val="0096726A"/>
    <w:rsid w:val="009E6B01"/>
    <w:rsid w:val="00A046D9"/>
    <w:rsid w:val="00A26BB4"/>
    <w:rsid w:val="00A409D8"/>
    <w:rsid w:val="00A43D4E"/>
    <w:rsid w:val="00A52C02"/>
    <w:rsid w:val="00A57812"/>
    <w:rsid w:val="00A63245"/>
    <w:rsid w:val="00A65457"/>
    <w:rsid w:val="00A66D13"/>
    <w:rsid w:val="00A76D0E"/>
    <w:rsid w:val="00A87629"/>
    <w:rsid w:val="00AB7680"/>
    <w:rsid w:val="00AC654F"/>
    <w:rsid w:val="00AC737A"/>
    <w:rsid w:val="00AE187F"/>
    <w:rsid w:val="00B20184"/>
    <w:rsid w:val="00B204BB"/>
    <w:rsid w:val="00B3182B"/>
    <w:rsid w:val="00B379DE"/>
    <w:rsid w:val="00B40009"/>
    <w:rsid w:val="00B4165F"/>
    <w:rsid w:val="00B632C2"/>
    <w:rsid w:val="00B8384E"/>
    <w:rsid w:val="00B86566"/>
    <w:rsid w:val="00BA3B63"/>
    <w:rsid w:val="00BA538F"/>
    <w:rsid w:val="00BC3EAC"/>
    <w:rsid w:val="00BC52E4"/>
    <w:rsid w:val="00BD4E42"/>
    <w:rsid w:val="00BE1DDF"/>
    <w:rsid w:val="00BE3842"/>
    <w:rsid w:val="00BE520B"/>
    <w:rsid w:val="00BF1535"/>
    <w:rsid w:val="00C179DF"/>
    <w:rsid w:val="00C37405"/>
    <w:rsid w:val="00C7636B"/>
    <w:rsid w:val="00C87E48"/>
    <w:rsid w:val="00C9373E"/>
    <w:rsid w:val="00CB09DC"/>
    <w:rsid w:val="00CD128D"/>
    <w:rsid w:val="00CD1914"/>
    <w:rsid w:val="00CD463C"/>
    <w:rsid w:val="00CE6586"/>
    <w:rsid w:val="00CE6FE8"/>
    <w:rsid w:val="00D7141B"/>
    <w:rsid w:val="00D93FC2"/>
    <w:rsid w:val="00D97E91"/>
    <w:rsid w:val="00DA4F62"/>
    <w:rsid w:val="00DD76D5"/>
    <w:rsid w:val="00DE0580"/>
    <w:rsid w:val="00DE715A"/>
    <w:rsid w:val="00DF0D56"/>
    <w:rsid w:val="00E1705D"/>
    <w:rsid w:val="00E345F6"/>
    <w:rsid w:val="00E63CF3"/>
    <w:rsid w:val="00E8068E"/>
    <w:rsid w:val="00E8213A"/>
    <w:rsid w:val="00E82D4A"/>
    <w:rsid w:val="00E837EC"/>
    <w:rsid w:val="00E865F1"/>
    <w:rsid w:val="00E94C7A"/>
    <w:rsid w:val="00EA21C9"/>
    <w:rsid w:val="00EB2167"/>
    <w:rsid w:val="00EB3143"/>
    <w:rsid w:val="00EB579C"/>
    <w:rsid w:val="00EC27B0"/>
    <w:rsid w:val="00EE36D1"/>
    <w:rsid w:val="00EE375D"/>
    <w:rsid w:val="00EE4647"/>
    <w:rsid w:val="00EE4D89"/>
    <w:rsid w:val="00EF699A"/>
    <w:rsid w:val="00EF7720"/>
    <w:rsid w:val="00F23449"/>
    <w:rsid w:val="00F3360B"/>
    <w:rsid w:val="00F41B20"/>
    <w:rsid w:val="00F62BE1"/>
    <w:rsid w:val="00F6384A"/>
    <w:rsid w:val="00F67B9C"/>
    <w:rsid w:val="00F7115B"/>
    <w:rsid w:val="00F97942"/>
    <w:rsid w:val="00FA61DB"/>
    <w:rsid w:val="00FB12A6"/>
    <w:rsid w:val="00FB60F4"/>
    <w:rsid w:val="00FE334F"/>
    <w:rsid w:val="00FF4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pPr>
    <w:rPr>
      <w:rFonts w:eastAsia="Lucida Sans Unicode" w:cs="Mangal"/>
      <w:sz w:val="28"/>
      <w:szCs w:val="24"/>
      <w:lang w:eastAsia="hi-IN" w:bidi="hi-IN"/>
    </w:rPr>
  </w:style>
  <w:style w:type="paragraph" w:styleId="Heading1">
    <w:name w:val="heading 1"/>
    <w:basedOn w:val="Normal"/>
    <w:next w:val="Normal"/>
    <w:qFormat/>
    <w:pPr>
      <w:keepNext/>
      <w:numPr>
        <w:numId w:val="1"/>
      </w:numPr>
      <w:spacing w:before="240" w:after="60"/>
      <w:jc w:val="center"/>
      <w:outlineLvl w:val="0"/>
    </w:pPr>
    <w:rPr>
      <w:rFonts w:eastAsia="Times New Roman"/>
      <w:b/>
      <w:bCs/>
      <w:kern w:val="1"/>
      <w:sz w:val="36"/>
      <w:szCs w:val="29"/>
    </w:rPr>
  </w:style>
  <w:style w:type="paragraph" w:styleId="Heading2">
    <w:name w:val="heading 2"/>
    <w:basedOn w:val="Normal"/>
    <w:next w:val="Normal"/>
    <w:qFormat/>
    <w:pPr>
      <w:keepNext/>
      <w:keepLines/>
      <w:numPr>
        <w:ilvl w:val="1"/>
        <w:numId w:val="1"/>
      </w:numPr>
      <w:spacing w:before="200"/>
      <w:jc w:val="center"/>
      <w:outlineLvl w:val="1"/>
    </w:pPr>
    <w:rPr>
      <w:rFonts w:eastAsia="Times New Roman"/>
      <w:b/>
      <w:bCs/>
      <w:szCs w:val="23"/>
    </w:rPr>
  </w:style>
  <w:style w:type="paragraph" w:styleId="Heading3">
    <w:name w:val="heading 3"/>
    <w:basedOn w:val="Normal"/>
    <w:next w:val="Normal"/>
    <w:qFormat/>
    <w:pPr>
      <w:keepNext/>
      <w:keepLines/>
      <w:numPr>
        <w:ilvl w:val="2"/>
        <w:numId w:val="1"/>
      </w:numPr>
      <w:spacing w:before="200"/>
      <w:outlineLvl w:val="2"/>
    </w:pPr>
    <w:rPr>
      <w:rFonts w:eastAsia="Times New Roman"/>
      <w:b/>
      <w:b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Times New Roman" w:hAnsi="Times New Roman" w:cs="Times New Roman"/>
      <w:sz w:val="28"/>
      <w:szCs w:val="28"/>
    </w:rPr>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hAnsi="Times New Roman" w:cs="Times New Roman"/>
      <w:sz w:val="28"/>
      <w:szCs w:val="28"/>
    </w:rPr>
  </w:style>
  <w:style w:type="character" w:customStyle="1" w:styleId="WW8Num4z0">
    <w:name w:val="WW8Num4z0"/>
    <w:rPr>
      <w:rFonts w:ascii="Times New Roman" w:hAnsi="Times New Roman" w:cs="Times New Roman"/>
      <w:sz w:val="28"/>
      <w:szCs w:val="28"/>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Times New Roman" w:hAnsi="Times New Roman" w:cs="Times New Roman"/>
      <w:sz w:val="28"/>
      <w:szCs w:val="28"/>
    </w:rPr>
  </w:style>
  <w:style w:type="character" w:customStyle="1" w:styleId="WW8Num6z0">
    <w:name w:val="WW8Num6z0"/>
    <w:rPr>
      <w:rFonts w:ascii="Symbol" w:hAnsi="Symbol" w:cs="Symbol"/>
      <w:sz w:val="28"/>
      <w:szCs w:val="28"/>
    </w:rPr>
  </w:style>
  <w:style w:type="character" w:customStyle="1" w:styleId="WW8Num6z1">
    <w:name w:val="WW8Num6z1"/>
    <w:rPr>
      <w:rFonts w:ascii="Courier New" w:hAnsi="Courier New" w:cs="Courier New"/>
      <w:sz w:val="28"/>
      <w:szCs w:val="28"/>
    </w:rPr>
  </w:style>
  <w:style w:type="character" w:customStyle="1" w:styleId="WW8Num6z2">
    <w:name w:val="WW8Num6z2"/>
    <w:rPr>
      <w:rFonts w:ascii="Wingdings" w:hAnsi="Wingdings" w:cs="Wingdings"/>
    </w:rPr>
  </w:style>
  <w:style w:type="character" w:customStyle="1" w:styleId="WW8Num7z0">
    <w:name w:val="WW8Num7z0"/>
    <w:rPr>
      <w:rFonts w:ascii="Times New Roman" w:hAnsi="Times New Roman" w:cs="Times New Roman"/>
      <w:sz w:val="28"/>
      <w:szCs w:val="28"/>
    </w:rPr>
  </w:style>
  <w:style w:type="character" w:customStyle="1" w:styleId="WW8Num8z0">
    <w:name w:val="WW8Num8z0"/>
    <w:rPr>
      <w:rFonts w:ascii="Times New Roman" w:hAnsi="Times New Roman" w:cs="Times New Roman"/>
      <w:sz w:val="28"/>
      <w:szCs w:val="28"/>
    </w:rPr>
  </w:style>
  <w:style w:type="character" w:customStyle="1" w:styleId="WW8Num9z0">
    <w:name w:val="WW8Num9z0"/>
    <w:rPr>
      <w:rFonts w:ascii="Times New Roman" w:hAnsi="Times New Roman" w:cs="Times New Roman"/>
      <w:sz w:val="28"/>
      <w:szCs w:val="28"/>
    </w:rPr>
  </w:style>
  <w:style w:type="character" w:customStyle="1" w:styleId="WW8Num10z0">
    <w:name w:val="WW8Num10z0"/>
  </w:style>
  <w:style w:type="character" w:customStyle="1" w:styleId="WW8Num11z0">
    <w:name w:val="WW8Num11z0"/>
    <w:rPr>
      <w:rFonts w:ascii="Times New Roman" w:hAnsi="Times New Roman" w:cs="Times New Roman"/>
      <w:sz w:val="28"/>
      <w:szCs w:val="28"/>
    </w:rPr>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ascii="Times New Roman" w:hAnsi="Times New Roman" w:cs="Times New Roman"/>
      <w:sz w:val="28"/>
      <w:szCs w:val="28"/>
    </w:rPr>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Times New Roman" w:hAnsi="Times New Roman" w:cs="Times New Roman"/>
      <w:sz w:val="28"/>
      <w:szCs w:val="28"/>
    </w:rPr>
  </w:style>
  <w:style w:type="character" w:customStyle="1" w:styleId="WW8Num16z1">
    <w:name w:val="WW8Num16z1"/>
    <w:rPr>
      <w:rFonts w:ascii="Times New Roman" w:hAnsi="Times New Roman" w:cs="Times New Roman"/>
      <w:sz w:val="28"/>
      <w:szCs w:val="28"/>
    </w:rPr>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Heading1Char">
    <w:name w:val="Heading 1 Char"/>
    <w:rPr>
      <w:rFonts w:eastAsia="Times New Roman" w:cs="Mangal"/>
      <w:b/>
      <w:bCs/>
      <w:kern w:val="1"/>
      <w:sz w:val="36"/>
      <w:szCs w:val="29"/>
      <w:lang w:eastAsia="hi-IN" w:bidi="hi-IN"/>
    </w:rPr>
  </w:style>
  <w:style w:type="character" w:customStyle="1" w:styleId="Heading2Char">
    <w:name w:val="Heading 2 Char"/>
    <w:rPr>
      <w:rFonts w:eastAsia="Times New Roman" w:cs="Mangal"/>
      <w:b/>
      <w:bCs/>
      <w:sz w:val="28"/>
      <w:szCs w:val="23"/>
      <w:lang w:eastAsia="hi-IN" w:bidi="hi-IN"/>
    </w:rPr>
  </w:style>
  <w:style w:type="character" w:customStyle="1" w:styleId="BalloonTextChar">
    <w:name w:val="Balloon Text Char"/>
    <w:rPr>
      <w:rFonts w:ascii="Tahoma" w:eastAsia="Lucida Sans Unicode" w:hAnsi="Tahoma" w:cs="Mangal"/>
      <w:sz w:val="16"/>
      <w:szCs w:val="14"/>
      <w:lang w:eastAsia="hi-IN" w:bidi="hi-IN"/>
    </w:rPr>
  </w:style>
  <w:style w:type="character" w:customStyle="1" w:styleId="Heading3Char">
    <w:name w:val="Heading 3 Char"/>
    <w:rPr>
      <w:rFonts w:eastAsia="Times New Roman" w:cs="Mangal"/>
      <w:b/>
      <w:bCs/>
      <w:sz w:val="28"/>
      <w:szCs w:val="21"/>
      <w:lang w:eastAsia="hi-IN" w:bidi="hi-IN"/>
    </w:rPr>
  </w:style>
  <w:style w:type="character" w:styleId="LineNumber">
    <w:name w:val="line number"/>
    <w:basedOn w:val="DefaultParagraphFont"/>
  </w:style>
  <w:style w:type="character" w:customStyle="1" w:styleId="HeaderChar">
    <w:name w:val="Header Char"/>
    <w:rPr>
      <w:rFonts w:eastAsia="Lucida Sans Unicode" w:cs="Mangal"/>
      <w:sz w:val="28"/>
      <w:szCs w:val="24"/>
      <w:lang w:eastAsia="hi-IN" w:bidi="hi-IN"/>
    </w:rPr>
  </w:style>
  <w:style w:type="character" w:customStyle="1" w:styleId="FooterChar">
    <w:name w:val="Footer Char"/>
    <w:uiPriority w:val="99"/>
    <w:rPr>
      <w:rFonts w:eastAsia="Lucida Sans Unicode" w:cs="Mangal"/>
      <w:sz w:val="28"/>
      <w:szCs w:val="24"/>
      <w:lang w:eastAsia="hi-IN" w:bidi="hi-IN"/>
    </w:rPr>
  </w:style>
  <w:style w:type="paragraph" w:customStyle="1" w:styleId="Heading">
    <w:name w:val="Heading"/>
    <w:basedOn w:val="Normal"/>
    <w:next w:val="BodyText"/>
    <w:pPr>
      <w:keepNext/>
      <w:spacing w:before="240" w:after="120"/>
    </w:pPr>
    <w:rPr>
      <w:rFonts w:ascii="Arial" w:hAnsi="Arial" w:cs="Arial"/>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PreformattedText">
    <w:name w:val="Preformatted Text"/>
    <w:basedOn w:val="Normal"/>
    <w:rPr>
      <w:rFonts w:ascii="Courier New" w:eastAsia="Courier New" w:hAnsi="Courier New" w:cs="Courier New"/>
      <w:sz w:val="20"/>
      <w:szCs w:val="20"/>
    </w:rPr>
  </w:style>
  <w:style w:type="paragraph" w:styleId="NoSpacing">
    <w:name w:val="No Spacing"/>
    <w:qFormat/>
    <w:pPr>
      <w:widowControl w:val="0"/>
      <w:suppressAutoHyphens/>
    </w:pPr>
    <w:rPr>
      <w:rFonts w:eastAsia="Lucida Sans Unicode" w:cs="Mangal"/>
      <w:sz w:val="24"/>
      <w:szCs w:val="21"/>
      <w:lang w:eastAsia="hi-IN" w:bidi="hi-IN"/>
    </w:rPr>
  </w:style>
  <w:style w:type="paragraph" w:styleId="BalloonText">
    <w:name w:val="Balloon Text"/>
    <w:basedOn w:val="Normal"/>
    <w:rPr>
      <w:rFonts w:ascii="Tahoma" w:hAnsi="Tahoma" w:cs="Tahoma"/>
      <w:sz w:val="16"/>
      <w:szCs w:val="14"/>
    </w:rPr>
  </w:style>
  <w:style w:type="paragraph" w:styleId="Header">
    <w:name w:val="header"/>
    <w:basedOn w:val="Normal"/>
  </w:style>
  <w:style w:type="paragraph" w:styleId="Footer">
    <w:name w:val="footer"/>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CommentReference">
    <w:name w:val="annotation reference"/>
    <w:uiPriority w:val="99"/>
    <w:semiHidden/>
    <w:unhideWhenUsed/>
    <w:rsid w:val="00BE3842"/>
    <w:rPr>
      <w:sz w:val="16"/>
      <w:szCs w:val="16"/>
    </w:rPr>
  </w:style>
  <w:style w:type="paragraph" w:styleId="CommentText">
    <w:name w:val="annotation text"/>
    <w:basedOn w:val="Normal"/>
    <w:link w:val="CommentTextChar"/>
    <w:uiPriority w:val="99"/>
    <w:semiHidden/>
    <w:unhideWhenUsed/>
    <w:rsid w:val="00BE3842"/>
    <w:rPr>
      <w:sz w:val="20"/>
      <w:szCs w:val="18"/>
      <w:lang w:val="x-none"/>
    </w:rPr>
  </w:style>
  <w:style w:type="character" w:customStyle="1" w:styleId="CommentTextChar">
    <w:name w:val="Comment Text Char"/>
    <w:link w:val="CommentText"/>
    <w:uiPriority w:val="99"/>
    <w:semiHidden/>
    <w:rsid w:val="00BE3842"/>
    <w:rPr>
      <w:rFonts w:eastAsia="Lucida Sans Unicode" w:cs="Mangal"/>
      <w:szCs w:val="18"/>
      <w:lang w:eastAsia="hi-IN" w:bidi="hi-IN"/>
    </w:rPr>
  </w:style>
  <w:style w:type="paragraph" w:styleId="CommentSubject">
    <w:name w:val="annotation subject"/>
    <w:basedOn w:val="CommentText"/>
    <w:next w:val="CommentText"/>
    <w:link w:val="CommentSubjectChar"/>
    <w:uiPriority w:val="99"/>
    <w:semiHidden/>
    <w:unhideWhenUsed/>
    <w:rsid w:val="00BE3842"/>
    <w:rPr>
      <w:b/>
      <w:bCs/>
    </w:rPr>
  </w:style>
  <w:style w:type="character" w:customStyle="1" w:styleId="CommentSubjectChar">
    <w:name w:val="Comment Subject Char"/>
    <w:link w:val="CommentSubject"/>
    <w:uiPriority w:val="99"/>
    <w:semiHidden/>
    <w:rsid w:val="00BE3842"/>
    <w:rPr>
      <w:rFonts w:eastAsia="Lucida Sans Unicode" w:cs="Mangal"/>
      <w:b/>
      <w:bCs/>
      <w:szCs w:val="18"/>
      <w:lang w:eastAsia="hi-IN" w:bidi="hi-IN"/>
    </w:rPr>
  </w:style>
  <w:style w:type="paragraph" w:styleId="Revision">
    <w:name w:val="Revision"/>
    <w:hidden/>
    <w:uiPriority w:val="99"/>
    <w:semiHidden/>
    <w:rsid w:val="005E1AC1"/>
    <w:rPr>
      <w:rFonts w:eastAsia="Lucida Sans Unicode" w:cs="Mangal"/>
      <w:sz w:val="28"/>
      <w:szCs w:val="24"/>
      <w:lang w:eastAsia="hi-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suppressAutoHyphens/>
    </w:pPr>
    <w:rPr>
      <w:rFonts w:eastAsia="Lucida Sans Unicode" w:cs="Mangal"/>
      <w:sz w:val="28"/>
      <w:szCs w:val="24"/>
      <w:lang w:eastAsia="hi-IN" w:bidi="hi-IN"/>
    </w:rPr>
  </w:style>
  <w:style w:type="paragraph" w:styleId="Heading1">
    <w:name w:val="heading 1"/>
    <w:basedOn w:val="Normal"/>
    <w:next w:val="Normal"/>
    <w:qFormat/>
    <w:pPr>
      <w:keepNext/>
      <w:numPr>
        <w:numId w:val="1"/>
      </w:numPr>
      <w:spacing w:before="240" w:after="60"/>
      <w:jc w:val="center"/>
      <w:outlineLvl w:val="0"/>
    </w:pPr>
    <w:rPr>
      <w:rFonts w:eastAsia="Times New Roman"/>
      <w:b/>
      <w:bCs/>
      <w:kern w:val="1"/>
      <w:sz w:val="36"/>
      <w:szCs w:val="29"/>
    </w:rPr>
  </w:style>
  <w:style w:type="paragraph" w:styleId="Heading2">
    <w:name w:val="heading 2"/>
    <w:basedOn w:val="Normal"/>
    <w:next w:val="Normal"/>
    <w:qFormat/>
    <w:pPr>
      <w:keepNext/>
      <w:keepLines/>
      <w:numPr>
        <w:ilvl w:val="1"/>
        <w:numId w:val="1"/>
      </w:numPr>
      <w:spacing w:before="200"/>
      <w:jc w:val="center"/>
      <w:outlineLvl w:val="1"/>
    </w:pPr>
    <w:rPr>
      <w:rFonts w:eastAsia="Times New Roman"/>
      <w:b/>
      <w:bCs/>
      <w:szCs w:val="23"/>
    </w:rPr>
  </w:style>
  <w:style w:type="paragraph" w:styleId="Heading3">
    <w:name w:val="heading 3"/>
    <w:basedOn w:val="Normal"/>
    <w:next w:val="Normal"/>
    <w:qFormat/>
    <w:pPr>
      <w:keepNext/>
      <w:keepLines/>
      <w:numPr>
        <w:ilvl w:val="2"/>
        <w:numId w:val="1"/>
      </w:numPr>
      <w:spacing w:before="200"/>
      <w:outlineLvl w:val="2"/>
    </w:pPr>
    <w:rPr>
      <w:rFonts w:eastAsia="Times New Roman"/>
      <w:b/>
      <w:b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Times New Roman" w:hAnsi="Times New Roman" w:cs="Times New Roman"/>
      <w:sz w:val="28"/>
      <w:szCs w:val="28"/>
    </w:rPr>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hAnsi="Times New Roman" w:cs="Times New Roman"/>
      <w:sz w:val="28"/>
      <w:szCs w:val="28"/>
    </w:rPr>
  </w:style>
  <w:style w:type="character" w:customStyle="1" w:styleId="WW8Num4z0">
    <w:name w:val="WW8Num4z0"/>
    <w:rPr>
      <w:rFonts w:ascii="Times New Roman" w:hAnsi="Times New Roman" w:cs="Times New Roman"/>
      <w:sz w:val="28"/>
      <w:szCs w:val="28"/>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rPr>
      <w:rFonts w:ascii="Times New Roman" w:hAnsi="Times New Roman" w:cs="Times New Roman"/>
      <w:sz w:val="28"/>
      <w:szCs w:val="28"/>
    </w:rPr>
  </w:style>
  <w:style w:type="character" w:customStyle="1" w:styleId="WW8Num6z0">
    <w:name w:val="WW8Num6z0"/>
    <w:rPr>
      <w:rFonts w:ascii="Symbol" w:hAnsi="Symbol" w:cs="Symbol"/>
      <w:sz w:val="28"/>
      <w:szCs w:val="28"/>
    </w:rPr>
  </w:style>
  <w:style w:type="character" w:customStyle="1" w:styleId="WW8Num6z1">
    <w:name w:val="WW8Num6z1"/>
    <w:rPr>
      <w:rFonts w:ascii="Courier New" w:hAnsi="Courier New" w:cs="Courier New"/>
      <w:sz w:val="28"/>
      <w:szCs w:val="28"/>
    </w:rPr>
  </w:style>
  <w:style w:type="character" w:customStyle="1" w:styleId="WW8Num6z2">
    <w:name w:val="WW8Num6z2"/>
    <w:rPr>
      <w:rFonts w:ascii="Wingdings" w:hAnsi="Wingdings" w:cs="Wingdings"/>
    </w:rPr>
  </w:style>
  <w:style w:type="character" w:customStyle="1" w:styleId="WW8Num7z0">
    <w:name w:val="WW8Num7z0"/>
    <w:rPr>
      <w:rFonts w:ascii="Times New Roman" w:hAnsi="Times New Roman" w:cs="Times New Roman"/>
      <w:sz w:val="28"/>
      <w:szCs w:val="28"/>
    </w:rPr>
  </w:style>
  <w:style w:type="character" w:customStyle="1" w:styleId="WW8Num8z0">
    <w:name w:val="WW8Num8z0"/>
    <w:rPr>
      <w:rFonts w:ascii="Times New Roman" w:hAnsi="Times New Roman" w:cs="Times New Roman"/>
      <w:sz w:val="28"/>
      <w:szCs w:val="28"/>
    </w:rPr>
  </w:style>
  <w:style w:type="character" w:customStyle="1" w:styleId="WW8Num9z0">
    <w:name w:val="WW8Num9z0"/>
    <w:rPr>
      <w:rFonts w:ascii="Times New Roman" w:hAnsi="Times New Roman" w:cs="Times New Roman"/>
      <w:sz w:val="28"/>
      <w:szCs w:val="28"/>
    </w:rPr>
  </w:style>
  <w:style w:type="character" w:customStyle="1" w:styleId="WW8Num10z0">
    <w:name w:val="WW8Num10z0"/>
  </w:style>
  <w:style w:type="character" w:customStyle="1" w:styleId="WW8Num11z0">
    <w:name w:val="WW8Num11z0"/>
    <w:rPr>
      <w:rFonts w:ascii="Times New Roman" w:hAnsi="Times New Roman" w:cs="Times New Roman"/>
      <w:sz w:val="28"/>
      <w:szCs w:val="28"/>
    </w:rPr>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ascii="Times New Roman" w:hAnsi="Times New Roman" w:cs="Times New Roman"/>
      <w:sz w:val="28"/>
      <w:szCs w:val="28"/>
    </w:rPr>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ascii="Times New Roman" w:hAnsi="Times New Roman" w:cs="Times New Roman"/>
      <w:sz w:val="28"/>
      <w:szCs w:val="28"/>
    </w:rPr>
  </w:style>
  <w:style w:type="character" w:customStyle="1" w:styleId="WW8Num16z1">
    <w:name w:val="WW8Num16z1"/>
    <w:rPr>
      <w:rFonts w:ascii="Times New Roman" w:hAnsi="Times New Roman" w:cs="Times New Roman"/>
      <w:sz w:val="28"/>
      <w:szCs w:val="28"/>
    </w:rPr>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Heading1Char">
    <w:name w:val="Heading 1 Char"/>
    <w:rPr>
      <w:rFonts w:eastAsia="Times New Roman" w:cs="Mangal"/>
      <w:b/>
      <w:bCs/>
      <w:kern w:val="1"/>
      <w:sz w:val="36"/>
      <w:szCs w:val="29"/>
      <w:lang w:eastAsia="hi-IN" w:bidi="hi-IN"/>
    </w:rPr>
  </w:style>
  <w:style w:type="character" w:customStyle="1" w:styleId="Heading2Char">
    <w:name w:val="Heading 2 Char"/>
    <w:rPr>
      <w:rFonts w:eastAsia="Times New Roman" w:cs="Mangal"/>
      <w:b/>
      <w:bCs/>
      <w:sz w:val="28"/>
      <w:szCs w:val="23"/>
      <w:lang w:eastAsia="hi-IN" w:bidi="hi-IN"/>
    </w:rPr>
  </w:style>
  <w:style w:type="character" w:customStyle="1" w:styleId="BalloonTextChar">
    <w:name w:val="Balloon Text Char"/>
    <w:rPr>
      <w:rFonts w:ascii="Tahoma" w:eastAsia="Lucida Sans Unicode" w:hAnsi="Tahoma" w:cs="Mangal"/>
      <w:sz w:val="16"/>
      <w:szCs w:val="14"/>
      <w:lang w:eastAsia="hi-IN" w:bidi="hi-IN"/>
    </w:rPr>
  </w:style>
  <w:style w:type="character" w:customStyle="1" w:styleId="Heading3Char">
    <w:name w:val="Heading 3 Char"/>
    <w:rPr>
      <w:rFonts w:eastAsia="Times New Roman" w:cs="Mangal"/>
      <w:b/>
      <w:bCs/>
      <w:sz w:val="28"/>
      <w:szCs w:val="21"/>
      <w:lang w:eastAsia="hi-IN" w:bidi="hi-IN"/>
    </w:rPr>
  </w:style>
  <w:style w:type="character" w:styleId="LineNumber">
    <w:name w:val="line number"/>
    <w:basedOn w:val="DefaultParagraphFont"/>
  </w:style>
  <w:style w:type="character" w:customStyle="1" w:styleId="HeaderChar">
    <w:name w:val="Header Char"/>
    <w:rPr>
      <w:rFonts w:eastAsia="Lucida Sans Unicode" w:cs="Mangal"/>
      <w:sz w:val="28"/>
      <w:szCs w:val="24"/>
      <w:lang w:eastAsia="hi-IN" w:bidi="hi-IN"/>
    </w:rPr>
  </w:style>
  <w:style w:type="character" w:customStyle="1" w:styleId="FooterChar">
    <w:name w:val="Footer Char"/>
    <w:uiPriority w:val="99"/>
    <w:rPr>
      <w:rFonts w:eastAsia="Lucida Sans Unicode" w:cs="Mangal"/>
      <w:sz w:val="28"/>
      <w:szCs w:val="24"/>
      <w:lang w:eastAsia="hi-IN" w:bidi="hi-IN"/>
    </w:rPr>
  </w:style>
  <w:style w:type="paragraph" w:customStyle="1" w:styleId="Heading">
    <w:name w:val="Heading"/>
    <w:basedOn w:val="Normal"/>
    <w:next w:val="BodyText"/>
    <w:pPr>
      <w:keepNext/>
      <w:spacing w:before="240" w:after="120"/>
    </w:pPr>
    <w:rPr>
      <w:rFonts w:ascii="Arial" w:hAnsi="Arial" w:cs="Arial"/>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PreformattedText">
    <w:name w:val="Preformatted Text"/>
    <w:basedOn w:val="Normal"/>
    <w:rPr>
      <w:rFonts w:ascii="Courier New" w:eastAsia="Courier New" w:hAnsi="Courier New" w:cs="Courier New"/>
      <w:sz w:val="20"/>
      <w:szCs w:val="20"/>
    </w:rPr>
  </w:style>
  <w:style w:type="paragraph" w:styleId="NoSpacing">
    <w:name w:val="No Spacing"/>
    <w:qFormat/>
    <w:pPr>
      <w:widowControl w:val="0"/>
      <w:suppressAutoHyphens/>
    </w:pPr>
    <w:rPr>
      <w:rFonts w:eastAsia="Lucida Sans Unicode" w:cs="Mangal"/>
      <w:sz w:val="24"/>
      <w:szCs w:val="21"/>
      <w:lang w:eastAsia="hi-IN" w:bidi="hi-IN"/>
    </w:rPr>
  </w:style>
  <w:style w:type="paragraph" w:styleId="BalloonText">
    <w:name w:val="Balloon Text"/>
    <w:basedOn w:val="Normal"/>
    <w:rPr>
      <w:rFonts w:ascii="Tahoma" w:hAnsi="Tahoma" w:cs="Tahoma"/>
      <w:sz w:val="16"/>
      <w:szCs w:val="14"/>
    </w:rPr>
  </w:style>
  <w:style w:type="paragraph" w:styleId="Header">
    <w:name w:val="header"/>
    <w:basedOn w:val="Normal"/>
  </w:style>
  <w:style w:type="paragraph" w:styleId="Footer">
    <w:name w:val="footer"/>
    <w:basedOn w:val="Normal"/>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character" w:styleId="CommentReference">
    <w:name w:val="annotation reference"/>
    <w:uiPriority w:val="99"/>
    <w:semiHidden/>
    <w:unhideWhenUsed/>
    <w:rsid w:val="00BE3842"/>
    <w:rPr>
      <w:sz w:val="16"/>
      <w:szCs w:val="16"/>
    </w:rPr>
  </w:style>
  <w:style w:type="paragraph" w:styleId="CommentText">
    <w:name w:val="annotation text"/>
    <w:basedOn w:val="Normal"/>
    <w:link w:val="CommentTextChar"/>
    <w:uiPriority w:val="99"/>
    <w:semiHidden/>
    <w:unhideWhenUsed/>
    <w:rsid w:val="00BE3842"/>
    <w:rPr>
      <w:sz w:val="20"/>
      <w:szCs w:val="18"/>
      <w:lang w:val="x-none"/>
    </w:rPr>
  </w:style>
  <w:style w:type="character" w:customStyle="1" w:styleId="CommentTextChar">
    <w:name w:val="Comment Text Char"/>
    <w:link w:val="CommentText"/>
    <w:uiPriority w:val="99"/>
    <w:semiHidden/>
    <w:rsid w:val="00BE3842"/>
    <w:rPr>
      <w:rFonts w:eastAsia="Lucida Sans Unicode" w:cs="Mangal"/>
      <w:szCs w:val="18"/>
      <w:lang w:eastAsia="hi-IN" w:bidi="hi-IN"/>
    </w:rPr>
  </w:style>
  <w:style w:type="paragraph" w:styleId="CommentSubject">
    <w:name w:val="annotation subject"/>
    <w:basedOn w:val="CommentText"/>
    <w:next w:val="CommentText"/>
    <w:link w:val="CommentSubjectChar"/>
    <w:uiPriority w:val="99"/>
    <w:semiHidden/>
    <w:unhideWhenUsed/>
    <w:rsid w:val="00BE3842"/>
    <w:rPr>
      <w:b/>
      <w:bCs/>
    </w:rPr>
  </w:style>
  <w:style w:type="character" w:customStyle="1" w:styleId="CommentSubjectChar">
    <w:name w:val="Comment Subject Char"/>
    <w:link w:val="CommentSubject"/>
    <w:uiPriority w:val="99"/>
    <w:semiHidden/>
    <w:rsid w:val="00BE3842"/>
    <w:rPr>
      <w:rFonts w:eastAsia="Lucida Sans Unicode" w:cs="Mangal"/>
      <w:b/>
      <w:bCs/>
      <w:szCs w:val="18"/>
      <w:lang w:eastAsia="hi-IN" w:bidi="hi-IN"/>
    </w:rPr>
  </w:style>
  <w:style w:type="paragraph" w:styleId="Revision">
    <w:name w:val="Revision"/>
    <w:hidden/>
    <w:uiPriority w:val="99"/>
    <w:semiHidden/>
    <w:rsid w:val="005E1AC1"/>
    <w:rPr>
      <w:rFonts w:eastAsia="Lucida Sans Unicode" w:cs="Mangal"/>
      <w:sz w:val="28"/>
      <w:szCs w:val="24"/>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CD8CED-1889-4685-BE03-2B3FCC18D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4513</Words>
  <Characters>25727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Jonckheere</dc:creator>
  <cp:lastModifiedBy>Alan Jonckheere</cp:lastModifiedBy>
  <cp:revision>2</cp:revision>
  <cp:lastPrinted>2014-05-15T18:56:00Z</cp:lastPrinted>
  <dcterms:created xsi:type="dcterms:W3CDTF">2014-11-21T20:46:00Z</dcterms:created>
  <dcterms:modified xsi:type="dcterms:W3CDTF">2014-11-21T20:46:00Z</dcterms:modified>
</cp:coreProperties>
</file>