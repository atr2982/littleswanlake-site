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DB5DC0" w:rsidRDefault="00DB5DC0">
      <w:pPr>
        <w:pStyle w:val="Heading1"/>
      </w:pPr>
      <w:bookmarkStart w:id="0" w:name="_GoBack"/>
      <w:bookmarkEnd w:id="0"/>
      <w:r>
        <w:t xml:space="preserve">BY-LAWS OF LITTLE SWAN LAKE CLUB </w:t>
      </w:r>
    </w:p>
    <w:p w:rsidR="001C5F9F" w:rsidRPr="001C5F9F" w:rsidRDefault="001C5F9F" w:rsidP="001C5F9F"/>
    <w:p w:rsidR="00DB5DC0" w:rsidRDefault="00DB5DC0">
      <w:pPr>
        <w:pStyle w:val="Heading2"/>
      </w:pPr>
      <w:r>
        <w:t xml:space="preserve">ARTICLE I </w:t>
      </w:r>
    </w:p>
    <w:p w:rsidR="00DB5DC0" w:rsidRDefault="00DB5DC0">
      <w:pPr>
        <w:pStyle w:val="Heading2"/>
        <w:rPr>
          <w:rFonts w:cs="Times New Roman"/>
          <w:szCs w:val="28"/>
        </w:rPr>
      </w:pPr>
      <w:r>
        <w:t xml:space="preserve">NAME AND PURPOSES </w:t>
      </w:r>
    </w:p>
    <w:p w:rsidR="00DB5DC0" w:rsidRDefault="00DB5DC0">
      <w:pPr>
        <w:pStyle w:val="PreformattedText"/>
        <w:rPr>
          <w:rFonts w:ascii="Times New Roman" w:hAnsi="Times New Roman" w:cs="Times New Roman"/>
          <w:sz w:val="28"/>
          <w:szCs w:val="28"/>
        </w:rPr>
      </w:pPr>
    </w:p>
    <w:p w:rsidR="00DB5DC0" w:rsidRDefault="00DB5DC0" w:rsidP="00892CDC">
      <w:r>
        <w:rPr>
          <w:b/>
        </w:rPr>
        <w:t>LITTLE SWAN LAKE CLUB</w:t>
      </w:r>
      <w:r>
        <w:t xml:space="preserve">, an Illinois not-for-profit corporation, is an association of lot owners in Little Swan Lake, Warren County, Illinois, and is organized for the purposes of preserving the natural beauty of Little Swan Lake and the preservation of the area for leisure and recreational facilities and the other purposes as set forth in its Articles of Incorporation. </w:t>
      </w:r>
    </w:p>
    <w:p w:rsidR="00DB5DC0" w:rsidRDefault="00DB5DC0" w:rsidP="00892CDC"/>
    <w:p w:rsidR="00DB5DC0" w:rsidRDefault="00DB5DC0">
      <w:pPr>
        <w:pStyle w:val="Heading2"/>
      </w:pPr>
      <w:r>
        <w:t xml:space="preserve">ARTICLE II </w:t>
      </w:r>
    </w:p>
    <w:p w:rsidR="00DB5DC0" w:rsidRDefault="00DB5DC0">
      <w:pPr>
        <w:pStyle w:val="Heading2"/>
        <w:rPr>
          <w:rFonts w:cs="Times New Roman"/>
          <w:szCs w:val="28"/>
        </w:rPr>
      </w:pPr>
      <w:r>
        <w:t xml:space="preserve">MEMBERS </w:t>
      </w:r>
    </w:p>
    <w:p w:rsidR="00DB5DC0" w:rsidRDefault="00DB5DC0">
      <w:pPr>
        <w:pStyle w:val="PreformattedText"/>
        <w:rPr>
          <w:rFonts w:ascii="Times New Roman" w:hAnsi="Times New Roman" w:cs="Times New Roman"/>
          <w:sz w:val="28"/>
          <w:szCs w:val="28"/>
        </w:rPr>
      </w:pPr>
    </w:p>
    <w:p w:rsidR="00A00D81" w:rsidRDefault="00DB5DC0" w:rsidP="00892CDC">
      <w:r>
        <w:rPr>
          <w:b/>
        </w:rPr>
        <w:t xml:space="preserve">SECTION </w:t>
      </w:r>
      <w:r w:rsidR="0037569E">
        <w:rPr>
          <w:b/>
        </w:rPr>
        <w:t>1:</w:t>
      </w:r>
      <w:r>
        <w:rPr>
          <w:b/>
        </w:rPr>
        <w:t xml:space="preserve"> </w:t>
      </w:r>
      <w:r w:rsidR="00EF79D0">
        <w:rPr>
          <w:b/>
        </w:rPr>
        <w:t>MEMBERSHIP</w:t>
      </w:r>
      <w:r>
        <w:rPr>
          <w:b/>
        </w:rPr>
        <w:t xml:space="preserve">: </w:t>
      </w:r>
      <w:r>
        <w:t>All owners</w:t>
      </w:r>
      <w:r w:rsidR="00004DD7">
        <w:t xml:space="preserve"> of non-leased lots</w:t>
      </w:r>
      <w:r>
        <w:t xml:space="preserve"> and lessees</w:t>
      </w:r>
      <w:r w:rsidR="00EF79D0">
        <w:t xml:space="preserve"> along with their </w:t>
      </w:r>
      <w:r w:rsidR="004355B0">
        <w:t xml:space="preserve">dependent </w:t>
      </w:r>
      <w:r w:rsidR="00EF79D0">
        <w:t>family members</w:t>
      </w:r>
      <w:r>
        <w:t xml:space="preserve"> </w:t>
      </w:r>
      <w:r w:rsidR="00387992">
        <w:t>are</w:t>
      </w:r>
      <w:r>
        <w:t xml:space="preserve"> members of the Club</w:t>
      </w:r>
      <w:r w:rsidR="006C772D">
        <w:t xml:space="preserve"> as </w:t>
      </w:r>
      <w:r w:rsidR="00387992">
        <w:t xml:space="preserve">stated in </w:t>
      </w:r>
      <w:r w:rsidR="006C772D">
        <w:t xml:space="preserve">the </w:t>
      </w:r>
      <w:r w:rsidR="00387992">
        <w:t xml:space="preserve">Declaration of </w:t>
      </w:r>
      <w:r w:rsidR="006C772D">
        <w:t>Covenants for Little Swan Lake Subdivision</w:t>
      </w:r>
      <w:r>
        <w:t>.</w:t>
      </w:r>
      <w:r w:rsidR="00C67AFF">
        <w:t xml:space="preserve"> Membership cannot be assigned or conveyed</w:t>
      </w:r>
      <w:r w:rsidR="00E74577">
        <w:t xml:space="preserve"> except via a </w:t>
      </w:r>
      <w:proofErr w:type="spellStart"/>
      <w:r w:rsidR="00E74577">
        <w:t>bonafide</w:t>
      </w:r>
      <w:proofErr w:type="spellEnd"/>
      <w:r w:rsidR="00E74577">
        <w:t xml:space="preserve"> lease agreement</w:t>
      </w:r>
      <w:r w:rsidR="00C67AFF">
        <w:t>.</w:t>
      </w:r>
    </w:p>
    <w:p w:rsidR="0047371F" w:rsidRDefault="0047371F" w:rsidP="00892CDC"/>
    <w:p w:rsidR="0047371F" w:rsidRDefault="0047371F" w:rsidP="00892CDC">
      <w:r>
        <w:rPr>
          <w:b/>
        </w:rPr>
        <w:t xml:space="preserve">SECTION 2: </w:t>
      </w:r>
      <w:r w:rsidR="006E527C">
        <w:rPr>
          <w:b/>
        </w:rPr>
        <w:t xml:space="preserve">MEMBERSHIP </w:t>
      </w:r>
      <w:r>
        <w:rPr>
          <w:b/>
        </w:rPr>
        <w:t>MEETINGS:</w:t>
      </w:r>
    </w:p>
    <w:p w:rsidR="0047371F" w:rsidRDefault="0047371F" w:rsidP="00892CDC"/>
    <w:p w:rsidR="0047371F" w:rsidRDefault="004B4264" w:rsidP="00892CDC">
      <w:r>
        <w:rPr>
          <w:b/>
        </w:rPr>
        <w:t>A</w:t>
      </w:r>
      <w:r w:rsidR="0047371F">
        <w:rPr>
          <w:b/>
        </w:rPr>
        <w:t>:</w:t>
      </w:r>
      <w:r w:rsidR="0047371F">
        <w:t xml:space="preserve"> </w:t>
      </w:r>
      <w:r w:rsidR="0047371F">
        <w:rPr>
          <w:b/>
        </w:rPr>
        <w:t>MEETINGS:</w:t>
      </w:r>
      <w:r w:rsidR="0047371F">
        <w:t xml:space="preserve"> All meetings are open to all lot owners, lessees, and members.</w:t>
      </w:r>
      <w:r>
        <w:t xml:space="preserve"> The public is always welcome.</w:t>
      </w:r>
      <w:r w:rsidR="0047371F">
        <w:t xml:space="preserve"> </w:t>
      </w:r>
    </w:p>
    <w:p w:rsidR="0047371F" w:rsidRDefault="0047371F" w:rsidP="00892CDC"/>
    <w:p w:rsidR="0047371F" w:rsidRDefault="004B4264" w:rsidP="00892CDC">
      <w:r>
        <w:rPr>
          <w:b/>
        </w:rPr>
        <w:t>B</w:t>
      </w:r>
      <w:r w:rsidR="0047371F">
        <w:rPr>
          <w:b/>
        </w:rPr>
        <w:t>: NOTICE OF MEETINGS:</w:t>
      </w:r>
      <w:r w:rsidR="0047371F">
        <w:t xml:space="preserve"> </w:t>
      </w:r>
      <w:r>
        <w:t>Written notification must be sent</w:t>
      </w:r>
      <w:r w:rsidR="002935E1">
        <w:t xml:space="preserve"> to all lot owners and Club members</w:t>
      </w:r>
      <w:r>
        <w:t xml:space="preserve"> at least 30 days prior to the meeting date.</w:t>
      </w:r>
      <w:r w:rsidR="004355B0">
        <w:t xml:space="preserve"> The agenda, statements pro and con on any issues, and all other materials, including necessary absentee ballots</w:t>
      </w:r>
      <w:r w:rsidR="006C772D">
        <w:t xml:space="preserve"> or proxy statements</w:t>
      </w:r>
      <w:r w:rsidR="004355B0">
        <w:t xml:space="preserve"> will be included in the notification.</w:t>
      </w:r>
    </w:p>
    <w:p w:rsidR="0047371F" w:rsidRDefault="0047371F" w:rsidP="00892CDC"/>
    <w:p w:rsidR="0047371F" w:rsidRDefault="004B4264" w:rsidP="00892CDC">
      <w:r>
        <w:rPr>
          <w:b/>
        </w:rPr>
        <w:t>C</w:t>
      </w:r>
      <w:r w:rsidR="0047371F">
        <w:rPr>
          <w:b/>
        </w:rPr>
        <w:t>: PLACE OF MEETING:</w:t>
      </w:r>
      <w:r w:rsidR="0047371F">
        <w:t xml:space="preserve"> Meetings </w:t>
      </w:r>
      <w:r w:rsidR="004355B0">
        <w:t>are</w:t>
      </w:r>
      <w:r w:rsidR="0047371F">
        <w:t xml:space="preserve"> held at the Clubhouse or </w:t>
      </w:r>
      <w:r w:rsidR="004355B0">
        <w:t xml:space="preserve">at a </w:t>
      </w:r>
      <w:r w:rsidR="0047371F">
        <w:t xml:space="preserve">place designated by the Board of Directors. </w:t>
      </w:r>
    </w:p>
    <w:p w:rsidR="00DB5DC0" w:rsidRDefault="00DB5DC0" w:rsidP="00892CDC"/>
    <w:p w:rsidR="00FD6BFE" w:rsidRDefault="004B4264" w:rsidP="00892CDC">
      <w:r>
        <w:rPr>
          <w:b/>
        </w:rPr>
        <w:t>D</w:t>
      </w:r>
      <w:r w:rsidR="0037569E">
        <w:rPr>
          <w:b/>
        </w:rPr>
        <w:t xml:space="preserve">: </w:t>
      </w:r>
      <w:r w:rsidR="00DB5DC0">
        <w:rPr>
          <w:b/>
        </w:rPr>
        <w:t>ANNUAL MEETING:</w:t>
      </w:r>
      <w:r w:rsidR="00DB5DC0">
        <w:t xml:space="preserve"> The annual meeting of the lot owners and members </w:t>
      </w:r>
      <w:r w:rsidR="00C1078B">
        <w:t>is</w:t>
      </w:r>
      <w:r w:rsidR="00DB5DC0">
        <w:t xml:space="preserve"> held on the last Sunday of October at two in the afternoon for the purpose of electing directors and for the transaction of </w:t>
      </w:r>
      <w:r w:rsidR="006C772D">
        <w:t>any</w:t>
      </w:r>
      <w:r w:rsidR="00DB5DC0">
        <w:t xml:space="preserve"> other business </w:t>
      </w:r>
      <w:r w:rsidR="004355B0">
        <w:t>properly submitted</w:t>
      </w:r>
      <w:r w:rsidR="00DB5DC0">
        <w:t xml:space="preserve"> before the meeting. </w:t>
      </w:r>
    </w:p>
    <w:p w:rsidR="00FD6BFE" w:rsidRDefault="00FD6BFE" w:rsidP="00892CDC"/>
    <w:p w:rsidR="00DB5DC0" w:rsidRDefault="00DB5DC0" w:rsidP="00892CDC">
      <w:r>
        <w:t xml:space="preserve">Motions to be brought before the membership must be presented to the Board no later </w:t>
      </w:r>
      <w:r>
        <w:lastRenderedPageBreak/>
        <w:t xml:space="preserve">than the September Board meeting. </w:t>
      </w:r>
      <w:r w:rsidR="00FD6BFE">
        <w:t xml:space="preserve"> Such motions </w:t>
      </w:r>
      <w:r w:rsidR="005C1BDC">
        <w:t xml:space="preserve">are </w:t>
      </w:r>
      <w:r w:rsidR="00FD6BFE">
        <w:t xml:space="preserve">added to the agenda at the discretion of the Board of Directors unless the motion is supported in writing by </w:t>
      </w:r>
      <w:r w:rsidR="00916026">
        <w:t xml:space="preserve">at least </w:t>
      </w:r>
      <w:r w:rsidR="005C1BDC">
        <w:t>twenty (</w:t>
      </w:r>
      <w:r w:rsidR="00916026">
        <w:t>20</w:t>
      </w:r>
      <w:r w:rsidR="005C1BDC">
        <w:t xml:space="preserve">) individual Club members in good standing </w:t>
      </w:r>
      <w:r w:rsidR="00916026">
        <w:t xml:space="preserve">in which case the motion </w:t>
      </w:r>
      <w:r w:rsidR="005C1BDC">
        <w:t>is</w:t>
      </w:r>
      <w:r w:rsidR="00916026">
        <w:t xml:space="preserve"> automatically added.</w:t>
      </w:r>
    </w:p>
    <w:p w:rsidR="00DB5DC0" w:rsidRDefault="00DB5DC0" w:rsidP="00892CDC"/>
    <w:p w:rsidR="00DB5DC0" w:rsidRDefault="004B4264" w:rsidP="00892CDC">
      <w:r>
        <w:rPr>
          <w:b/>
        </w:rPr>
        <w:t>E</w:t>
      </w:r>
      <w:r w:rsidR="0037569E">
        <w:rPr>
          <w:b/>
        </w:rPr>
        <w:t>:</w:t>
      </w:r>
      <w:r w:rsidR="00DB5DC0">
        <w:rPr>
          <w:b/>
        </w:rPr>
        <w:t xml:space="preserve"> SPECIAL MEETING</w:t>
      </w:r>
      <w:r w:rsidR="00182125">
        <w:rPr>
          <w:b/>
        </w:rPr>
        <w:t>S</w:t>
      </w:r>
      <w:r w:rsidR="00DB5DC0">
        <w:rPr>
          <w:b/>
        </w:rPr>
        <w:t>:</w:t>
      </w:r>
      <w:r w:rsidR="00DB5DC0">
        <w:t xml:space="preserve"> Special meetings of the lot owners and members </w:t>
      </w:r>
      <w:r w:rsidR="00C1078B">
        <w:t>are</w:t>
      </w:r>
      <w:r w:rsidR="00DB5DC0">
        <w:t xml:space="preserve"> called by the President</w:t>
      </w:r>
      <w:r w:rsidR="00C1078B">
        <w:t xml:space="preserve"> at the request of</w:t>
      </w:r>
      <w:r w:rsidR="00DB5DC0">
        <w:t xml:space="preserve"> a majority of the Board of Directors or the written request of not less than twenty </w:t>
      </w:r>
      <w:r w:rsidR="00D70B37">
        <w:t xml:space="preserve">(20) </w:t>
      </w:r>
      <w:r w:rsidR="00E16C14">
        <w:t xml:space="preserve">individual </w:t>
      </w:r>
      <w:r w:rsidR="00D70B37">
        <w:t>Club members in good standing</w:t>
      </w:r>
      <w:r w:rsidR="00DB5DC0">
        <w:t xml:space="preserve">. </w:t>
      </w:r>
    </w:p>
    <w:p w:rsidR="00DC2AFE" w:rsidRDefault="00DC2AFE" w:rsidP="00892CDC"/>
    <w:p w:rsidR="00DB5DC0" w:rsidRDefault="004B4264" w:rsidP="00892CDC">
      <w:r>
        <w:rPr>
          <w:b/>
        </w:rPr>
        <w:t>F</w:t>
      </w:r>
      <w:r w:rsidR="0037569E">
        <w:rPr>
          <w:b/>
        </w:rPr>
        <w:t>:</w:t>
      </w:r>
      <w:r w:rsidR="00DB5DC0">
        <w:rPr>
          <w:b/>
        </w:rPr>
        <w:t xml:space="preserve"> QUORUM:</w:t>
      </w:r>
      <w:r w:rsidR="00DB5DC0">
        <w:t xml:space="preserve"> </w:t>
      </w:r>
      <w:r w:rsidR="00847553">
        <w:t xml:space="preserve">A quorum to conduct business at any duly called membership meeting is </w:t>
      </w:r>
      <w:commentRangeStart w:id="1"/>
      <w:r w:rsidR="00847553">
        <w:t xml:space="preserve">20% of all lots represented in person, by proxy, or by absentee ballot </w:t>
      </w:r>
      <w:commentRangeEnd w:id="1"/>
      <w:r w:rsidR="00243901">
        <w:rPr>
          <w:rStyle w:val="CommentReference"/>
        </w:rPr>
        <w:commentReference w:id="1"/>
      </w:r>
      <w:r w:rsidR="00847553">
        <w:t xml:space="preserve">except for voting for </w:t>
      </w:r>
      <w:r w:rsidR="00FD6BFE">
        <w:t xml:space="preserve">the </w:t>
      </w:r>
      <w:r w:rsidR="00847553">
        <w:t xml:space="preserve">Board of Directors where the requirement </w:t>
      </w:r>
      <w:r w:rsidR="005C1BDC">
        <w:t>is</w:t>
      </w:r>
      <w:r w:rsidR="00847553">
        <w:t xml:space="preserve"> 10%.</w:t>
      </w:r>
    </w:p>
    <w:p w:rsidR="00DB5DC0" w:rsidRDefault="00DB5DC0" w:rsidP="00892CDC"/>
    <w:p w:rsidR="00FD6BFE" w:rsidRDefault="004B4264" w:rsidP="00892CDC">
      <w:r>
        <w:rPr>
          <w:b/>
        </w:rPr>
        <w:t>G</w:t>
      </w:r>
      <w:r w:rsidR="0037569E">
        <w:rPr>
          <w:b/>
        </w:rPr>
        <w:t>:</w:t>
      </w:r>
      <w:r w:rsidR="00DB5DC0">
        <w:rPr>
          <w:b/>
        </w:rPr>
        <w:t xml:space="preserve"> VOTING:</w:t>
      </w:r>
      <w:r w:rsidR="00DB5DC0" w:rsidRPr="00420A23">
        <w:t xml:space="preserve"> </w:t>
      </w:r>
      <w:r w:rsidR="00420A23">
        <w:t xml:space="preserve">One vote per lot by the lot owners is allowed </w:t>
      </w:r>
      <w:r w:rsidR="00DB5DC0">
        <w:t>on any question or in any election</w:t>
      </w:r>
      <w:r w:rsidR="00420A23">
        <w:t>.</w:t>
      </w:r>
      <w:r w:rsidR="00DB5DC0">
        <w:t xml:space="preserve"> </w:t>
      </w:r>
      <w:r w:rsidR="00420A23">
        <w:t>A lot owner may cast as many votes as equal to the number of lots owned</w:t>
      </w:r>
      <w:r w:rsidR="00DD41C5">
        <w:t>.</w:t>
      </w:r>
      <w:r w:rsidR="00DD41C5" w:rsidDel="006135CD">
        <w:t xml:space="preserve"> </w:t>
      </w:r>
      <w:r w:rsidR="00DB5DC0">
        <w:t>Votes may be cast in person</w:t>
      </w:r>
      <w:r w:rsidR="0055138A">
        <w:t>,</w:t>
      </w:r>
      <w:r w:rsidR="006C772D">
        <w:t xml:space="preserve"> by proxy</w:t>
      </w:r>
      <w:r w:rsidR="0055138A">
        <w:t>,</w:t>
      </w:r>
      <w:r w:rsidR="00DB5DC0">
        <w:t xml:space="preserve"> </w:t>
      </w:r>
      <w:r w:rsidR="0055138A">
        <w:t>and</w:t>
      </w:r>
      <w:r w:rsidR="00DB5DC0">
        <w:t xml:space="preserve"> by absentee ballot received no later than </w:t>
      </w:r>
      <w:r w:rsidR="00C67AFF">
        <w:t>three</w:t>
      </w:r>
      <w:r w:rsidR="002935E1">
        <w:t xml:space="preserve"> (3)</w:t>
      </w:r>
      <w:r w:rsidR="00C67AFF">
        <w:t xml:space="preserve"> days</w:t>
      </w:r>
      <w:r w:rsidR="00DB5DC0">
        <w:t xml:space="preserve"> prior to </w:t>
      </w:r>
      <w:r w:rsidR="002935E1">
        <w:t xml:space="preserve">any </w:t>
      </w:r>
      <w:r w:rsidR="00C67AFF">
        <w:t xml:space="preserve">duly called </w:t>
      </w:r>
      <w:r w:rsidR="00DB5DC0">
        <w:t>meeting.</w:t>
      </w:r>
    </w:p>
    <w:p w:rsidR="00FD6BFE" w:rsidRDefault="00FD6BFE" w:rsidP="00892CDC"/>
    <w:p w:rsidR="00FD6BFE" w:rsidRDefault="00DD41C5" w:rsidP="00892CDC">
      <w:r>
        <w:t xml:space="preserve">All votes require a simple majority except for changes in fees </w:t>
      </w:r>
      <w:r w:rsidR="00663885">
        <w:t>or</w:t>
      </w:r>
      <w:r>
        <w:t xml:space="preserve"> dues</w:t>
      </w:r>
      <w:r w:rsidR="00A1437B">
        <w:t xml:space="preserve"> which requires a 2/3 majority vote. (Note: Amendments to the Covenants is covered in the Covenants document and requires a 2/3 majority vote.)</w:t>
      </w:r>
      <w:r w:rsidR="00663885">
        <w:t xml:space="preserve"> </w:t>
      </w:r>
    </w:p>
    <w:p w:rsidR="00FD6BFE" w:rsidRDefault="00FD6BFE" w:rsidP="00892CDC"/>
    <w:p w:rsidR="00DB5DC0" w:rsidRDefault="00DD41C5" w:rsidP="00892CDC">
      <w:r>
        <w:t xml:space="preserve">Voting is by </w:t>
      </w:r>
      <w:r w:rsidR="00A1437B">
        <w:t xml:space="preserve">voice </w:t>
      </w:r>
      <w:r>
        <w:t>vote unless the presiding officer or a lot owner, with a second, requests that the vote be by</w:t>
      </w:r>
      <w:r w:rsidR="00A1437B">
        <w:t xml:space="preserve"> hands raised or by </w:t>
      </w:r>
      <w:r>
        <w:t>ballot.</w:t>
      </w:r>
    </w:p>
    <w:p w:rsidR="00DB5DC0" w:rsidRDefault="00DB5DC0" w:rsidP="00892CDC"/>
    <w:p w:rsidR="00DB5DC0" w:rsidRDefault="00DB5DC0" w:rsidP="00892CDC">
      <w:r>
        <w:rPr>
          <w:b/>
        </w:rPr>
        <w:t xml:space="preserve">SECTION </w:t>
      </w:r>
      <w:r w:rsidR="004B4264">
        <w:rPr>
          <w:b/>
        </w:rPr>
        <w:t>3</w:t>
      </w:r>
      <w:r w:rsidR="0037569E">
        <w:rPr>
          <w:b/>
        </w:rPr>
        <w:t>:</w:t>
      </w:r>
      <w:r>
        <w:rPr>
          <w:b/>
        </w:rPr>
        <w:t xml:space="preserve"> MEMBER PRIVILEGES: </w:t>
      </w:r>
      <w:r>
        <w:t xml:space="preserve">Membership in </w:t>
      </w:r>
      <w:r w:rsidR="00B929F0">
        <w:t xml:space="preserve">the </w:t>
      </w:r>
      <w:r>
        <w:t>Little Swan Lake Club</w:t>
      </w:r>
      <w:r w:rsidR="00460E56">
        <w:t xml:space="preserve"> is a privilege that allows members and their immediate families use of the properties owned and maintained by the Club, including the lake, the </w:t>
      </w:r>
      <w:proofErr w:type="spellStart"/>
      <w:r w:rsidR="00460E56">
        <w:t>outlots</w:t>
      </w:r>
      <w:proofErr w:type="spellEnd"/>
      <w:r w:rsidR="00460E56">
        <w:t xml:space="preserve"> and buildings. Membership</w:t>
      </w:r>
      <w:r>
        <w:t xml:space="preserve"> </w:t>
      </w:r>
      <w:r w:rsidR="00B929F0">
        <w:t>is</w:t>
      </w:r>
      <w:r>
        <w:t xml:space="preserve"> subject to the rules and regulations of the Club</w:t>
      </w:r>
      <w:r w:rsidR="00004DD7">
        <w:t>,</w:t>
      </w:r>
      <w:r>
        <w:t xml:space="preserve"> these By-Laws</w:t>
      </w:r>
      <w:r w:rsidR="00004DD7">
        <w:t xml:space="preserve">, and </w:t>
      </w:r>
      <w:r w:rsidR="00DA41F8">
        <w:t xml:space="preserve">the </w:t>
      </w:r>
      <w:r w:rsidR="00420A23">
        <w:t>Declaration of C</w:t>
      </w:r>
      <w:r w:rsidR="00DA41F8">
        <w:t>ovenants</w:t>
      </w:r>
      <w:r w:rsidR="00E74577">
        <w:t xml:space="preserve"> f</w:t>
      </w:r>
      <w:r w:rsidR="00420A23">
        <w:t>or</w:t>
      </w:r>
      <w:r w:rsidR="00DA41F8">
        <w:t xml:space="preserve"> Little Swan Lake </w:t>
      </w:r>
      <w:r w:rsidR="00195C90">
        <w:t>S</w:t>
      </w:r>
      <w:r w:rsidR="00DA41F8">
        <w:t>ubdivision</w:t>
      </w:r>
      <w:r>
        <w:t>. Each member agree</w:t>
      </w:r>
      <w:r w:rsidR="00C67AFF">
        <w:t>s</w:t>
      </w:r>
      <w:r>
        <w:t xml:space="preserve"> to abide by and conform to the rules and regulations</w:t>
      </w:r>
      <w:r w:rsidR="009560B0">
        <w:t>, the</w:t>
      </w:r>
      <w:r>
        <w:t xml:space="preserve"> By-Laws of the Club</w:t>
      </w:r>
      <w:r w:rsidR="009560B0">
        <w:t xml:space="preserve">, and the </w:t>
      </w:r>
      <w:r w:rsidR="00F225B3">
        <w:t>C</w:t>
      </w:r>
      <w:r w:rsidR="009560B0">
        <w:t>ovenants as</w:t>
      </w:r>
      <w:r>
        <w:t xml:space="preserve"> now or </w:t>
      </w:r>
      <w:r w:rsidR="00B929F0">
        <w:t xml:space="preserve">in the future </w:t>
      </w:r>
      <w:r>
        <w:t xml:space="preserve">enacted. Failure of any member to comply with </w:t>
      </w:r>
      <w:r w:rsidR="00195C90">
        <w:t>any of the forgoing</w:t>
      </w:r>
      <w:r>
        <w:t xml:space="preserve"> </w:t>
      </w:r>
      <w:r w:rsidR="00182125">
        <w:t>is</w:t>
      </w:r>
      <w:r>
        <w:t xml:space="preserve"> grounds for exclusion of </w:t>
      </w:r>
      <w:r w:rsidR="00287E68">
        <w:t>the</w:t>
      </w:r>
      <w:r>
        <w:t xml:space="preserve"> lot owner</w:t>
      </w:r>
      <w:r w:rsidR="00182125">
        <w:t xml:space="preserve"> or </w:t>
      </w:r>
      <w:r w:rsidR="00D70B37">
        <w:t>lessee</w:t>
      </w:r>
      <w:r>
        <w:t xml:space="preserve"> from participation in any </w:t>
      </w:r>
      <w:r w:rsidR="00287E68">
        <w:t>C</w:t>
      </w:r>
      <w:r>
        <w:t>lub</w:t>
      </w:r>
      <w:r w:rsidR="00287E68">
        <w:t xml:space="preserve"> activity</w:t>
      </w:r>
      <w:r>
        <w:t xml:space="preserve"> </w:t>
      </w:r>
      <w:r w:rsidR="00C67AFF">
        <w:t>and use of any</w:t>
      </w:r>
      <w:r>
        <w:t xml:space="preserve"> recreational facilities under the jurisdiction of </w:t>
      </w:r>
      <w:r w:rsidR="00B929F0">
        <w:t xml:space="preserve">the </w:t>
      </w:r>
      <w:r>
        <w:t>Little Swan Lake Club</w:t>
      </w:r>
      <w:r w:rsidR="00C67AFF">
        <w:t xml:space="preserve">, including but not limited to the lake, the </w:t>
      </w:r>
      <w:proofErr w:type="spellStart"/>
      <w:r w:rsidR="00C67AFF">
        <w:t>outlots</w:t>
      </w:r>
      <w:proofErr w:type="spellEnd"/>
      <w:r w:rsidR="00C67AFF">
        <w:t xml:space="preserve">, </w:t>
      </w:r>
      <w:r w:rsidR="00287E68">
        <w:t xml:space="preserve">and </w:t>
      </w:r>
      <w:r w:rsidR="00C67AFF">
        <w:t>the clubhouse</w:t>
      </w:r>
      <w:r>
        <w:t xml:space="preserve">. </w:t>
      </w:r>
    </w:p>
    <w:p w:rsidR="00DB5DC0" w:rsidRDefault="00DB5DC0" w:rsidP="00892CDC"/>
    <w:p w:rsidR="00DB5DC0" w:rsidRDefault="00DB5DC0" w:rsidP="00892CDC">
      <w:r>
        <w:rPr>
          <w:b/>
        </w:rPr>
        <w:t xml:space="preserve">SECTION </w:t>
      </w:r>
      <w:r w:rsidR="004B4264">
        <w:rPr>
          <w:b/>
        </w:rPr>
        <w:t>4</w:t>
      </w:r>
      <w:r w:rsidR="0037569E">
        <w:rPr>
          <w:b/>
        </w:rPr>
        <w:t>:</w:t>
      </w:r>
      <w:r>
        <w:rPr>
          <w:b/>
        </w:rPr>
        <w:t xml:space="preserve"> NOTICE OF CHANGE OF ADDRESS:</w:t>
      </w:r>
      <w:r>
        <w:t xml:space="preserve"> All lot owners and lessees </w:t>
      </w:r>
      <w:r w:rsidR="007B42D1">
        <w:t xml:space="preserve">must </w:t>
      </w:r>
      <w:r>
        <w:t>notify the Secretary of the Club of any change of address</w:t>
      </w:r>
      <w:r w:rsidR="007B42D1">
        <w:t>. F</w:t>
      </w:r>
      <w:r>
        <w:t xml:space="preserve">ailure to do so </w:t>
      </w:r>
      <w:r w:rsidR="007B42D1">
        <w:t>is</w:t>
      </w:r>
      <w:r>
        <w:t xml:space="preserve"> deemed to waive</w:t>
      </w:r>
      <w:r w:rsidR="00287E68">
        <w:t xml:space="preserve"> the Club’s responsibility to deliver</w:t>
      </w:r>
      <w:r>
        <w:t xml:space="preserve"> any notice</w:t>
      </w:r>
      <w:r w:rsidR="007B42D1">
        <w:t>s</w:t>
      </w:r>
      <w:r>
        <w:t xml:space="preserve"> to which they may have been entitled. </w:t>
      </w:r>
    </w:p>
    <w:p w:rsidR="00DB5DC0" w:rsidRDefault="00DB5DC0">
      <w:pPr>
        <w:pStyle w:val="PreformattedText"/>
        <w:rPr>
          <w:rFonts w:ascii="Times New Roman" w:hAnsi="Times New Roman" w:cs="Times New Roman"/>
          <w:sz w:val="28"/>
          <w:szCs w:val="28"/>
        </w:rPr>
      </w:pPr>
    </w:p>
    <w:p w:rsidR="00DB5DC0" w:rsidRDefault="00DB5DC0">
      <w:pPr>
        <w:pStyle w:val="Heading2"/>
      </w:pPr>
      <w:r>
        <w:lastRenderedPageBreak/>
        <w:t xml:space="preserve">ARTICLE III </w:t>
      </w:r>
    </w:p>
    <w:p w:rsidR="00DB5DC0" w:rsidRDefault="00DB5DC0">
      <w:pPr>
        <w:pStyle w:val="Heading2"/>
        <w:rPr>
          <w:rFonts w:cs="Times New Roman"/>
          <w:szCs w:val="28"/>
        </w:rPr>
      </w:pPr>
      <w:r>
        <w:t xml:space="preserve">DIRECTORS </w:t>
      </w:r>
    </w:p>
    <w:p w:rsidR="00DB5DC0" w:rsidRDefault="00DB5DC0">
      <w:pPr>
        <w:pStyle w:val="PreformattedText"/>
        <w:rPr>
          <w:rFonts w:ascii="Times New Roman" w:hAnsi="Times New Roman" w:cs="Times New Roman"/>
          <w:sz w:val="28"/>
          <w:szCs w:val="28"/>
        </w:rPr>
      </w:pPr>
    </w:p>
    <w:p w:rsidR="005D7281" w:rsidRDefault="00DB5DC0" w:rsidP="00892CDC">
      <w:r>
        <w:rPr>
          <w:b/>
        </w:rPr>
        <w:t>SECTION 1</w:t>
      </w:r>
      <w:r w:rsidR="0037569E">
        <w:rPr>
          <w:b/>
        </w:rPr>
        <w:t>:</w:t>
      </w:r>
      <w:r>
        <w:rPr>
          <w:b/>
        </w:rPr>
        <w:t xml:space="preserve"> NOMINATION OF DIRECTORS:</w:t>
      </w:r>
      <w:r>
        <w:t xml:space="preserve"> The Board of Directors consist</w:t>
      </w:r>
      <w:r w:rsidR="002935E1">
        <w:t>s</w:t>
      </w:r>
      <w:r>
        <w:t xml:space="preserve"> of eleven members whose term of office </w:t>
      </w:r>
      <w:r w:rsidR="00B929F0">
        <w:t>is</w:t>
      </w:r>
      <w:r>
        <w:t xml:space="preserve"> three years.</w:t>
      </w:r>
      <w:r w:rsidR="00287E68">
        <w:t xml:space="preserve"> The Board of Directors terms are staggered such that not less than three (3) Board of Director terms expire in any given year.</w:t>
      </w:r>
      <w:r w:rsidR="005D7281">
        <w:t xml:space="preserve"> Terms begin and end at the November board meeting which normally takes place immediately after the Annual Membership Meeting.</w:t>
      </w:r>
    </w:p>
    <w:p w:rsidR="005D7281" w:rsidRDefault="005D7281" w:rsidP="00892CDC"/>
    <w:p w:rsidR="00303E48" w:rsidRDefault="00DB5DC0" w:rsidP="00892CDC">
      <w:r>
        <w:t xml:space="preserve">Not less than </w:t>
      </w:r>
      <w:r w:rsidR="00B929F0">
        <w:t xml:space="preserve">three </w:t>
      </w:r>
      <w:r>
        <w:t>month</w:t>
      </w:r>
      <w:r w:rsidR="00B929F0">
        <w:t>s</w:t>
      </w:r>
      <w:r>
        <w:t xml:space="preserve"> prior to the date of the annual meeting the Board of Directors appoint</w:t>
      </w:r>
      <w:r w:rsidR="00303E48">
        <w:t>s</w:t>
      </w:r>
      <w:r>
        <w:t xml:space="preserve"> a nominating committee consisting of the President of the </w:t>
      </w:r>
      <w:r w:rsidR="00303E48">
        <w:t>Board of Directors</w:t>
      </w:r>
      <w:r>
        <w:t>, two other members of the Board of Directors</w:t>
      </w:r>
      <w:r w:rsidR="00B929F0">
        <w:t>,</w:t>
      </w:r>
      <w:r>
        <w:t xml:space="preserve"> and two </w:t>
      </w:r>
      <w:r w:rsidR="00303E48">
        <w:t xml:space="preserve">other </w:t>
      </w:r>
      <w:proofErr w:type="gramStart"/>
      <w:r w:rsidR="00303E48">
        <w:t>non-Board</w:t>
      </w:r>
      <w:proofErr w:type="gramEnd"/>
      <w:r w:rsidR="00303E48">
        <w:t xml:space="preserve"> of Director Club members</w:t>
      </w:r>
      <w:r>
        <w:t>. This committee nominate</w:t>
      </w:r>
      <w:r w:rsidR="00303E48">
        <w:t>s Club members in</w:t>
      </w:r>
      <w:r>
        <w:t xml:space="preserve"> good standing as candidates for election to</w:t>
      </w:r>
      <w:r w:rsidR="00B929F0">
        <w:t xml:space="preserve"> replace members of</w:t>
      </w:r>
      <w:r>
        <w:t xml:space="preserve"> the Board of Directors whose term</w:t>
      </w:r>
      <w:r w:rsidR="00287E68">
        <w:t>s</w:t>
      </w:r>
      <w:r>
        <w:t xml:space="preserve"> </w:t>
      </w:r>
      <w:r w:rsidR="00287E68">
        <w:t>are expiring.</w:t>
      </w:r>
      <w:r w:rsidR="00303E48">
        <w:t xml:space="preserve"> </w:t>
      </w:r>
      <w:r>
        <w:t xml:space="preserve">Incumbent members of the Board of Directors whose terms of office are expiring are eligible for re-nomination. </w:t>
      </w:r>
    </w:p>
    <w:p w:rsidR="00303E48" w:rsidRDefault="00303E48" w:rsidP="00892CDC"/>
    <w:p w:rsidR="00303E48" w:rsidRDefault="00303E48" w:rsidP="00892CDC">
      <w:r>
        <w:t xml:space="preserve">Nominations of Club members in good standing may also be made by a group of at least </w:t>
      </w:r>
      <w:r w:rsidR="00DB5DC0">
        <w:t xml:space="preserve">twenty (20) </w:t>
      </w:r>
      <w:r>
        <w:t xml:space="preserve">Club members in good standing. These nominations must be </w:t>
      </w:r>
      <w:r w:rsidR="00DB5DC0">
        <w:t>in writing to the Secretary of the Club</w:t>
      </w:r>
      <w:r w:rsidR="00D70B37">
        <w:t xml:space="preserve"> </w:t>
      </w:r>
      <w:r w:rsidR="00B929F0">
        <w:t>prior to the September meeting of the Board of Directors.</w:t>
      </w:r>
    </w:p>
    <w:p w:rsidR="00303E48" w:rsidRDefault="00303E48" w:rsidP="00892CDC"/>
    <w:p w:rsidR="00DB5DC0" w:rsidRDefault="00EC7B73" w:rsidP="00892CDC">
      <w:r w:rsidRPr="00EC7B73">
        <w:t>The names of all nominees</w:t>
      </w:r>
      <w:r w:rsidR="00182125">
        <w:t>,</w:t>
      </w:r>
      <w:r w:rsidR="00602FD3">
        <w:t xml:space="preserve"> along with any nominee statements</w:t>
      </w:r>
      <w:r w:rsidR="00182125">
        <w:t>,</w:t>
      </w:r>
      <w:r w:rsidRPr="00EC7B73">
        <w:t xml:space="preserve"> </w:t>
      </w:r>
      <w:r w:rsidR="00602FD3">
        <w:t>are</w:t>
      </w:r>
      <w:r w:rsidRPr="00EC7B73">
        <w:t xml:space="preserve"> included in the notice of the annual meeting and </w:t>
      </w:r>
      <w:r w:rsidR="00EC74F0">
        <w:t xml:space="preserve">the names </w:t>
      </w:r>
      <w:r w:rsidR="00602FD3">
        <w:t>are</w:t>
      </w:r>
      <w:r w:rsidRPr="00EC7B73">
        <w:t xml:space="preserve"> listed on the absentee ballot</w:t>
      </w:r>
      <w:r w:rsidR="00602FD3">
        <w:t xml:space="preserve"> and proxy statement</w:t>
      </w:r>
      <w:r w:rsidRPr="00EC7B73">
        <w:t xml:space="preserve"> sent with that notice at least 30 days before the annual meeting</w:t>
      </w:r>
      <w:r>
        <w:t>.</w:t>
      </w:r>
    </w:p>
    <w:p w:rsidR="00DB5DC0" w:rsidRDefault="00DB5DC0" w:rsidP="00892CDC"/>
    <w:p w:rsidR="00DB5DC0" w:rsidRDefault="00DB5DC0" w:rsidP="00892CDC">
      <w:r>
        <w:rPr>
          <w:b/>
        </w:rPr>
        <w:t>SECTION 2</w:t>
      </w:r>
      <w:r w:rsidR="0037569E">
        <w:rPr>
          <w:b/>
        </w:rPr>
        <w:t>:</w:t>
      </w:r>
      <w:r>
        <w:rPr>
          <w:b/>
        </w:rPr>
        <w:t xml:space="preserve"> POWERS:</w:t>
      </w:r>
      <w:r>
        <w:t xml:space="preserve"> The powers of the Board of Directors </w:t>
      </w:r>
      <w:r w:rsidR="00EC7B73">
        <w:t>are</w:t>
      </w:r>
      <w:r>
        <w:t xml:space="preserve"> as follows: </w:t>
      </w:r>
    </w:p>
    <w:p w:rsidR="001C5F9F" w:rsidRDefault="001C5F9F" w:rsidP="00892CDC"/>
    <w:p w:rsidR="00DB5DC0" w:rsidRDefault="00DB5DC0" w:rsidP="00892CDC">
      <w:r>
        <w:t xml:space="preserve">General Powers. The business and affairs of the Club </w:t>
      </w:r>
      <w:r w:rsidR="00094868">
        <w:t xml:space="preserve">are </w:t>
      </w:r>
      <w:r>
        <w:t xml:space="preserve">managed by its Board of Directors, except that at no time </w:t>
      </w:r>
      <w:r w:rsidR="00EC74F0">
        <w:t>may</w:t>
      </w:r>
      <w:r>
        <w:t xml:space="preserve"> the Board of Directors take action which would result in the creation of an indebtedness in excess of available funds or action which would be contrary to a motion passed by the membership at a regular or special </w:t>
      </w:r>
      <w:r w:rsidR="00C14933">
        <w:t xml:space="preserve">membership </w:t>
      </w:r>
      <w:r>
        <w:t xml:space="preserve">meeting. </w:t>
      </w:r>
    </w:p>
    <w:p w:rsidR="001C5F9F" w:rsidRDefault="001C5F9F" w:rsidP="00892CDC"/>
    <w:p w:rsidR="00DB5DC0" w:rsidRDefault="00DB5DC0" w:rsidP="00892CDC">
      <w:proofErr w:type="gramStart"/>
      <w:r>
        <w:t>Special Powers.</w:t>
      </w:r>
      <w:proofErr w:type="gramEnd"/>
      <w:r>
        <w:t xml:space="preserve"> The Board of Directors </w:t>
      </w:r>
      <w:r w:rsidR="00EC7B73">
        <w:t>has the</w:t>
      </w:r>
      <w:r>
        <w:t xml:space="preserve"> power to: </w:t>
      </w:r>
    </w:p>
    <w:p w:rsidR="003F460C" w:rsidRDefault="0042735F" w:rsidP="00892CDC">
      <w:r w:rsidRPr="00210053">
        <w:t>Review and change the Rules and Regulations, as needed, including</w:t>
      </w:r>
      <w:r>
        <w:t xml:space="preserve"> </w:t>
      </w:r>
      <w:r w:rsidRPr="00210053">
        <w:t>determining which changes require a vote by the lot owners (such as</w:t>
      </w:r>
      <w:r>
        <w:t xml:space="preserve"> </w:t>
      </w:r>
      <w:r w:rsidRPr="00210053">
        <w:t>items that would significantly change the environment of the Club or</w:t>
      </w:r>
      <w:r>
        <w:t xml:space="preserve"> </w:t>
      </w:r>
      <w:r w:rsidRPr="00210053">
        <w:t>involve additional expenses to the lot owners).</w:t>
      </w:r>
    </w:p>
    <w:p w:rsidR="001C5F9F" w:rsidRDefault="001C5F9F" w:rsidP="00892CDC"/>
    <w:p w:rsidR="00DB5DC0" w:rsidRDefault="00DB5DC0" w:rsidP="00892CDC">
      <w:r>
        <w:t>Appoint committees</w:t>
      </w:r>
      <w:r w:rsidR="00EC74F0">
        <w:t>,</w:t>
      </w:r>
      <w:r>
        <w:t xml:space="preserve"> as it deem</w:t>
      </w:r>
      <w:r w:rsidR="00EC7B73">
        <w:t>s</w:t>
      </w:r>
      <w:r>
        <w:t xml:space="preserve"> necessary, with power</w:t>
      </w:r>
      <w:r w:rsidR="00EC7B73">
        <w:t>s</w:t>
      </w:r>
      <w:r w:rsidR="00D70B37">
        <w:t xml:space="preserve"> </w:t>
      </w:r>
      <w:r>
        <w:t>to perform the duties assigned to them</w:t>
      </w:r>
      <w:r w:rsidR="00D70B37">
        <w:t>, including determining the committees’ scope</w:t>
      </w:r>
      <w:r>
        <w:t xml:space="preserve">. </w:t>
      </w:r>
    </w:p>
    <w:p w:rsidR="001C5F9F" w:rsidRDefault="001C5F9F" w:rsidP="00892CDC"/>
    <w:p w:rsidR="00DB5DC0" w:rsidRDefault="00DB5DC0" w:rsidP="00892CDC">
      <w:r>
        <w:lastRenderedPageBreak/>
        <w:t xml:space="preserve">Suspend a member for a violation of the </w:t>
      </w:r>
      <w:r w:rsidR="00EC7B73">
        <w:t xml:space="preserve">rules and </w:t>
      </w:r>
      <w:r>
        <w:t>regulations</w:t>
      </w:r>
      <w:r w:rsidR="00EC7B73">
        <w:t>, the</w:t>
      </w:r>
      <w:r>
        <w:t xml:space="preserve"> By-Laws of the Club</w:t>
      </w:r>
      <w:r w:rsidR="00EC7B73">
        <w:t>,</w:t>
      </w:r>
      <w:r>
        <w:t xml:space="preserve"> or the </w:t>
      </w:r>
      <w:r w:rsidR="00EC74F0">
        <w:t xml:space="preserve">Declaration of </w:t>
      </w:r>
      <w:r>
        <w:t xml:space="preserve">Covenants for Little Swan Lake </w:t>
      </w:r>
      <w:r w:rsidR="00D26B40">
        <w:t>Subdivision</w:t>
      </w:r>
      <w:r>
        <w:t xml:space="preserve">, by a two-thirds vote </w:t>
      </w:r>
      <w:proofErr w:type="gramStart"/>
      <w:r>
        <w:t>of</w:t>
      </w:r>
      <w:proofErr w:type="gramEnd"/>
      <w:r>
        <w:t xml:space="preserve"> the members of the Board of Directors. </w:t>
      </w:r>
    </w:p>
    <w:p w:rsidR="001C5F9F" w:rsidRDefault="001C5F9F" w:rsidP="00892CDC"/>
    <w:p w:rsidR="00DB5DC0" w:rsidRDefault="00DB5DC0" w:rsidP="00892CDC">
      <w:r>
        <w:t xml:space="preserve">Make rules for the transaction of its own business. </w:t>
      </w:r>
    </w:p>
    <w:p w:rsidR="001C5F9F" w:rsidRDefault="001C5F9F" w:rsidP="00892CDC"/>
    <w:p w:rsidR="00DB5DC0" w:rsidRDefault="00DB5DC0" w:rsidP="00892CDC">
      <w:r>
        <w:t xml:space="preserve">Direct the expenditure of the Club dues and maintenance fees and authorize the proper officers to execute contracts and agreements. </w:t>
      </w:r>
    </w:p>
    <w:p w:rsidR="00553825" w:rsidRDefault="00553825" w:rsidP="00892CDC"/>
    <w:p w:rsidR="00DB5DC0" w:rsidRDefault="00DB5DC0" w:rsidP="00892CDC">
      <w:r>
        <w:t>Provide for the collection of membership dues and maintenance fee</w:t>
      </w:r>
      <w:r w:rsidR="00EC74F0">
        <w:t>s</w:t>
      </w:r>
      <w:r>
        <w:t xml:space="preserve"> from members and lot owners. </w:t>
      </w:r>
    </w:p>
    <w:p w:rsidR="00DB5DC0" w:rsidRDefault="00DB5DC0" w:rsidP="00892CDC"/>
    <w:p w:rsidR="00DB5DC0" w:rsidRDefault="00DB5DC0" w:rsidP="00892CDC">
      <w:r>
        <w:rPr>
          <w:b/>
        </w:rPr>
        <w:t>SECTION 3</w:t>
      </w:r>
      <w:r w:rsidR="0037569E">
        <w:rPr>
          <w:b/>
        </w:rPr>
        <w:t>:</w:t>
      </w:r>
      <w:r>
        <w:rPr>
          <w:b/>
        </w:rPr>
        <w:t xml:space="preserve"> QUALIFICATIONS:</w:t>
      </w:r>
      <w:r>
        <w:t xml:space="preserve"> Directors must be lot owners or lessee</w:t>
      </w:r>
      <w:r w:rsidR="00EC74F0">
        <w:t>s</w:t>
      </w:r>
      <w:r>
        <w:t xml:space="preserve"> (number of lessees on the board is limited to one) and must be Club members in good standing. </w:t>
      </w:r>
    </w:p>
    <w:p w:rsidR="00DB5DC0" w:rsidRDefault="00DB5DC0" w:rsidP="00892CDC"/>
    <w:p w:rsidR="00DB5DC0" w:rsidRDefault="00DB5DC0" w:rsidP="00892CDC">
      <w:r>
        <w:rPr>
          <w:b/>
        </w:rPr>
        <w:t>SECTION 4</w:t>
      </w:r>
      <w:r w:rsidR="0037569E">
        <w:rPr>
          <w:b/>
        </w:rPr>
        <w:t>:</w:t>
      </w:r>
      <w:r>
        <w:rPr>
          <w:b/>
        </w:rPr>
        <w:t xml:space="preserve"> REGULAR MEETING: </w:t>
      </w:r>
      <w:r>
        <w:t>The Board of Directors provide</w:t>
      </w:r>
      <w:r w:rsidR="00EC7B73">
        <w:t>s</w:t>
      </w:r>
      <w:r>
        <w:t xml:space="preserve"> by resolution a time and place for the holding of regular meetings. The membership will be notified by posting, publication, or written notice. </w:t>
      </w:r>
    </w:p>
    <w:p w:rsidR="00DB5DC0" w:rsidRDefault="00DB5DC0" w:rsidP="00892CDC"/>
    <w:p w:rsidR="00DB5DC0" w:rsidRDefault="00DB5DC0" w:rsidP="00892CDC">
      <w:r>
        <w:rPr>
          <w:b/>
        </w:rPr>
        <w:t>SECTION 5</w:t>
      </w:r>
      <w:r w:rsidR="0037569E">
        <w:rPr>
          <w:b/>
        </w:rPr>
        <w:t>:</w:t>
      </w:r>
      <w:r>
        <w:rPr>
          <w:b/>
        </w:rPr>
        <w:t xml:space="preserve"> SPECIAL MEETINGS:</w:t>
      </w:r>
      <w:r>
        <w:t xml:space="preserve"> Special meetings of the Board of Directors may be called by or at the request of the president or any five directors. </w:t>
      </w:r>
    </w:p>
    <w:p w:rsidR="00DB5DC0" w:rsidRDefault="00DB5DC0" w:rsidP="00892CDC"/>
    <w:p w:rsidR="00DB5DC0" w:rsidRDefault="00DB5DC0" w:rsidP="00892CDC">
      <w:r>
        <w:rPr>
          <w:b/>
        </w:rPr>
        <w:t>SECTION 6</w:t>
      </w:r>
      <w:r w:rsidR="0037569E">
        <w:rPr>
          <w:b/>
        </w:rPr>
        <w:t>:</w:t>
      </w:r>
      <w:r>
        <w:rPr>
          <w:b/>
        </w:rPr>
        <w:t xml:space="preserve"> NOTICE:</w:t>
      </w:r>
      <w:r>
        <w:t xml:space="preserve"> Notice of any special meetings </w:t>
      </w:r>
      <w:r w:rsidR="00EC7B73">
        <w:t xml:space="preserve">will </w:t>
      </w:r>
      <w:r>
        <w:t>be given by written notice delivered personally or mailed to each director’s address shown on the club records</w:t>
      </w:r>
      <w:r w:rsidR="00EC7B73">
        <w:t>,</w:t>
      </w:r>
      <w:r>
        <w:t xml:space="preserve"> or by telephone</w:t>
      </w:r>
      <w:r w:rsidR="00EC7B73">
        <w:t>,</w:t>
      </w:r>
      <w:r>
        <w:t xml:space="preserve"> email</w:t>
      </w:r>
      <w:r w:rsidR="00552FD7">
        <w:t>, or other electronic methods</w:t>
      </w:r>
      <w:r>
        <w:t xml:space="preserve"> </w:t>
      </w:r>
      <w:r w:rsidR="00EC74F0">
        <w:t xml:space="preserve">at least </w:t>
      </w:r>
      <w:r>
        <w:t>five</w:t>
      </w:r>
      <w:r w:rsidR="00DF4BF4">
        <w:t xml:space="preserve"> (5)</w:t>
      </w:r>
      <w:r>
        <w:t xml:space="preserve"> days before </w:t>
      </w:r>
      <w:r w:rsidR="003C4124">
        <w:t xml:space="preserve">the </w:t>
      </w:r>
      <w:r>
        <w:t xml:space="preserve">meeting. </w:t>
      </w:r>
    </w:p>
    <w:p w:rsidR="00DB5DC0" w:rsidRDefault="00DB5DC0" w:rsidP="00892CDC"/>
    <w:p w:rsidR="00DB5DC0" w:rsidRDefault="00DB5DC0" w:rsidP="00892CDC">
      <w:r>
        <w:rPr>
          <w:b/>
        </w:rPr>
        <w:t>SECTION 7</w:t>
      </w:r>
      <w:r w:rsidR="0037569E">
        <w:rPr>
          <w:b/>
        </w:rPr>
        <w:t>:</w:t>
      </w:r>
      <w:r>
        <w:rPr>
          <w:b/>
        </w:rPr>
        <w:t xml:space="preserve"> QUORUM:</w:t>
      </w:r>
      <w:r>
        <w:t xml:space="preserve"> A majority of the Board of Directors constitute</w:t>
      </w:r>
      <w:r w:rsidR="003C4124">
        <w:t>s</w:t>
      </w:r>
      <w:r>
        <w:t xml:space="preserve"> a quorum for the transaction of business at any meeting of the Board of Directors. If a quorum is not present the directors present </w:t>
      </w:r>
      <w:r w:rsidR="003C4124">
        <w:t xml:space="preserve">must </w:t>
      </w:r>
      <w:r>
        <w:t xml:space="preserve">adjourn the meeting. </w:t>
      </w:r>
    </w:p>
    <w:p w:rsidR="00DB5DC0" w:rsidRDefault="00DB5DC0" w:rsidP="00892CDC"/>
    <w:p w:rsidR="00DB5DC0" w:rsidRDefault="00DB5DC0" w:rsidP="00892CDC">
      <w:r>
        <w:rPr>
          <w:b/>
        </w:rPr>
        <w:t>SECTION 8</w:t>
      </w:r>
      <w:r w:rsidR="0037569E">
        <w:rPr>
          <w:b/>
        </w:rPr>
        <w:t>:</w:t>
      </w:r>
      <w:r>
        <w:rPr>
          <w:b/>
        </w:rPr>
        <w:t xml:space="preserve"> MANNER OF ACTING:</w:t>
      </w:r>
      <w:r>
        <w:t xml:space="preserve"> </w:t>
      </w:r>
      <w:r w:rsidR="003C4124">
        <w:t xml:space="preserve">An </w:t>
      </w:r>
      <w:r>
        <w:t xml:space="preserve">act of the majority of directors present at </w:t>
      </w:r>
      <w:r w:rsidR="00EC74F0">
        <w:t>a</w:t>
      </w:r>
      <w:r>
        <w:t xml:space="preserve"> meeting at which a quorum is present </w:t>
      </w:r>
      <w:r w:rsidR="003C4124">
        <w:t>is an</w:t>
      </w:r>
      <w:r>
        <w:t xml:space="preserve"> act of the Board of Directors. Robert’s Rules of Order are to be followed at all Board Meetings. </w:t>
      </w:r>
    </w:p>
    <w:p w:rsidR="00DB5DC0" w:rsidRDefault="00DB5DC0" w:rsidP="00892CDC"/>
    <w:p w:rsidR="00DF4BF4" w:rsidRDefault="00DB5DC0" w:rsidP="00892CDC">
      <w:r>
        <w:rPr>
          <w:b/>
        </w:rPr>
        <w:t>SECTION 9</w:t>
      </w:r>
      <w:r w:rsidR="0037569E">
        <w:rPr>
          <w:b/>
        </w:rPr>
        <w:t>:</w:t>
      </w:r>
      <w:r>
        <w:rPr>
          <w:b/>
        </w:rPr>
        <w:t xml:space="preserve"> REMOVAL:</w:t>
      </w:r>
      <w:r>
        <w:t xml:space="preserve"> Any member of the Board of Directors</w:t>
      </w:r>
      <w:r w:rsidR="00DF4BF4">
        <w:t xml:space="preserve"> may be removed for: non-performance of their duties; forfeiture </w:t>
      </w:r>
      <w:r w:rsidR="008E0A79">
        <w:t>of their Board</w:t>
      </w:r>
      <w:r w:rsidR="00DF4BF4">
        <w:t xml:space="preserve"> membership; or by recall by the membership for cause. The Secretary will notify the member</w:t>
      </w:r>
      <w:r w:rsidR="009176E2">
        <w:t>(s)</w:t>
      </w:r>
      <w:r w:rsidR="00DF4BF4">
        <w:t xml:space="preserve"> in </w:t>
      </w:r>
      <w:r w:rsidR="009176E2">
        <w:t>writing of the reason for their</w:t>
      </w:r>
      <w:r w:rsidR="00DF4BF4">
        <w:t xml:space="preserve"> </w:t>
      </w:r>
      <w:r w:rsidR="00E036D4">
        <w:t xml:space="preserve">proposed </w:t>
      </w:r>
      <w:r w:rsidR="00DF4BF4">
        <w:t xml:space="preserve">removal, quoting this Section of the By-Laws. If the removal is for non-performance or forfeiture the President will declare a vacancy to exist not later than </w:t>
      </w:r>
      <w:r w:rsidR="00EC74F0">
        <w:t xml:space="preserve">the </w:t>
      </w:r>
      <w:r w:rsidR="00DF4BF4">
        <w:t xml:space="preserve">next regular meeting of the Board. If the removal is by recall by the members a vacancy </w:t>
      </w:r>
      <w:r w:rsidR="00EC74F0">
        <w:t>is</w:t>
      </w:r>
      <w:r w:rsidR="00DF4BF4">
        <w:t xml:space="preserve"> declared as of the </w:t>
      </w:r>
      <w:r w:rsidR="00E036D4">
        <w:t>date of the successful recall election.</w:t>
      </w:r>
    </w:p>
    <w:p w:rsidR="00E036D4" w:rsidRDefault="00E036D4" w:rsidP="00892CDC"/>
    <w:p w:rsidR="00E036D4" w:rsidRDefault="00E036D4" w:rsidP="00892CDC">
      <w:r>
        <w:rPr>
          <w:b/>
        </w:rPr>
        <w:t>A: NON-PERFORMANCE:</w:t>
      </w:r>
      <w:r>
        <w:t xml:space="preserve"> Any</w:t>
      </w:r>
      <w:r w:rsidR="00DF4BF4">
        <w:t xml:space="preserve"> Member</w:t>
      </w:r>
      <w:r>
        <w:t xml:space="preserve"> of the Board of Directors</w:t>
      </w:r>
      <w:r w:rsidR="00DB5DC0">
        <w:t xml:space="preserve"> who is absent from three consecutive regular meetings of the board without having been excused previously by the President of the Board and announced at the meeting </w:t>
      </w:r>
      <w:r w:rsidR="00EC74F0">
        <w:t>is</w:t>
      </w:r>
      <w:r w:rsidR="00DB5DC0">
        <w:t xml:space="preserve"> considered as having resigned as a member of the Board of Directors and  cease</w:t>
      </w:r>
      <w:r w:rsidR="00EC74F0">
        <w:t>s</w:t>
      </w:r>
      <w:r w:rsidR="00DB5DC0">
        <w:t xml:space="preserve"> to be a member.</w:t>
      </w:r>
      <w:r>
        <w:t xml:space="preserve"> The Board Member may at their option challenge the removal decision by asking for a hearing by the entire board at the next regularly scheduled meeting.</w:t>
      </w:r>
    </w:p>
    <w:p w:rsidR="00DB5DC0" w:rsidRDefault="00DB5DC0" w:rsidP="00892CDC"/>
    <w:p w:rsidR="00E036D4" w:rsidRDefault="00E036D4" w:rsidP="00892CDC">
      <w:r>
        <w:rPr>
          <w:b/>
        </w:rPr>
        <w:t>B</w:t>
      </w:r>
      <w:r w:rsidR="0037569E">
        <w:rPr>
          <w:b/>
        </w:rPr>
        <w:t>:</w:t>
      </w:r>
      <w:r w:rsidR="00DB5DC0">
        <w:rPr>
          <w:b/>
        </w:rPr>
        <w:t xml:space="preserve"> FORFEITURE OF BOARD MEMBERSHIP: </w:t>
      </w:r>
      <w:r w:rsidR="00DB5DC0">
        <w:t>Any member of the Board of Directors who forfeits Club membership under any provisions of these By-Laws automatically forfeit</w:t>
      </w:r>
      <w:r w:rsidR="003C4124">
        <w:t>s</w:t>
      </w:r>
      <w:r w:rsidR="00DB5DC0">
        <w:t xml:space="preserve"> membership in the Board of Directors.</w:t>
      </w:r>
    </w:p>
    <w:p w:rsidR="00E036D4" w:rsidRDefault="00E036D4" w:rsidP="00892CDC"/>
    <w:p w:rsidR="00DB5DC0" w:rsidRDefault="00E036D4" w:rsidP="00892CDC">
      <w:r>
        <w:rPr>
          <w:b/>
        </w:rPr>
        <w:t>C: RECALL BY THE MEMBERSHIP:</w:t>
      </w:r>
      <w:r>
        <w:t xml:space="preserve"> Any member of the Board of Directors may be recalled by the membership by submitting a motion to be considered by the entire membership at the regular annual meeting or at a special meeting. The recall motion and any call for a special membership meeting must follow the rules as outlined in other sections of these By-Laws.</w:t>
      </w:r>
      <w:r w:rsidR="008E0A79">
        <w:t xml:space="preserve"> </w:t>
      </w:r>
      <w:commentRangeStart w:id="2"/>
      <w:r w:rsidR="000F028B">
        <w:t>A two thirds (2/3) majority vote is required to pass the removal motion.</w:t>
      </w:r>
      <w:commentRangeEnd w:id="2"/>
      <w:r w:rsidR="000F028B">
        <w:rPr>
          <w:rStyle w:val="CommentReference"/>
        </w:rPr>
        <w:commentReference w:id="2"/>
      </w:r>
    </w:p>
    <w:p w:rsidR="00DB5DC0" w:rsidRDefault="00DB5DC0">
      <w:pPr>
        <w:pStyle w:val="PreformattedText"/>
        <w:rPr>
          <w:rFonts w:ascii="Times New Roman" w:hAnsi="Times New Roman" w:cs="Times New Roman"/>
          <w:sz w:val="28"/>
          <w:szCs w:val="28"/>
        </w:rPr>
      </w:pPr>
    </w:p>
    <w:p w:rsidR="00DB5DC0" w:rsidRDefault="00DB5DC0">
      <w:pPr>
        <w:pStyle w:val="Heading2"/>
      </w:pPr>
      <w:r>
        <w:t xml:space="preserve">ARTICLE IV </w:t>
      </w:r>
    </w:p>
    <w:p w:rsidR="00DB5DC0" w:rsidRDefault="00DB5DC0">
      <w:pPr>
        <w:pStyle w:val="Heading2"/>
        <w:rPr>
          <w:rFonts w:cs="Times New Roman"/>
          <w:szCs w:val="28"/>
        </w:rPr>
      </w:pPr>
      <w:r>
        <w:t xml:space="preserve">OFFICERS </w:t>
      </w:r>
    </w:p>
    <w:p w:rsidR="00DB5DC0" w:rsidRDefault="00DB5DC0">
      <w:pPr>
        <w:pStyle w:val="PreformattedText"/>
        <w:rPr>
          <w:rFonts w:ascii="Times New Roman" w:hAnsi="Times New Roman" w:cs="Times New Roman"/>
          <w:sz w:val="28"/>
          <w:szCs w:val="28"/>
        </w:rPr>
      </w:pPr>
    </w:p>
    <w:p w:rsidR="00DB5DC0" w:rsidRDefault="00DB5DC0" w:rsidP="00892CDC">
      <w:r>
        <w:rPr>
          <w:b/>
        </w:rPr>
        <w:t>SECTION 1</w:t>
      </w:r>
      <w:r w:rsidR="0037569E">
        <w:rPr>
          <w:b/>
        </w:rPr>
        <w:t>:</w:t>
      </w:r>
      <w:r>
        <w:rPr>
          <w:b/>
        </w:rPr>
        <w:t xml:space="preserve"> NUMBER: </w:t>
      </w:r>
      <w:r>
        <w:t xml:space="preserve">The officers of the Club </w:t>
      </w:r>
      <w:r w:rsidR="003C4124">
        <w:t>are</w:t>
      </w:r>
      <w:r>
        <w:t xml:space="preserve"> a President, a Vice President, a Secretary</w:t>
      </w:r>
      <w:r w:rsidR="0029031D">
        <w:t>,</w:t>
      </w:r>
      <w:r>
        <w:t xml:space="preserve"> and a Treasurer who </w:t>
      </w:r>
      <w:r w:rsidR="003C4124">
        <w:t>are</w:t>
      </w:r>
      <w:r>
        <w:t xml:space="preserve"> elected by the Board of Directors from its members. The Board of Directors may appoint assistant treasurers, assistant secretaries</w:t>
      </w:r>
      <w:r w:rsidR="0029031D">
        <w:t>,</w:t>
      </w:r>
      <w:r>
        <w:t xml:space="preserve"> or other officers as it deems proper. </w:t>
      </w:r>
    </w:p>
    <w:p w:rsidR="00DB5DC0" w:rsidRDefault="00DB5DC0" w:rsidP="00892CDC"/>
    <w:p w:rsidR="00DB5DC0" w:rsidRDefault="00DB5DC0" w:rsidP="00892CDC">
      <w:r>
        <w:rPr>
          <w:b/>
        </w:rPr>
        <w:t>SECTION 2</w:t>
      </w:r>
      <w:r w:rsidR="0037569E">
        <w:rPr>
          <w:b/>
        </w:rPr>
        <w:t>:</w:t>
      </w:r>
      <w:r>
        <w:rPr>
          <w:b/>
        </w:rPr>
        <w:t xml:space="preserve"> ELECTION AND TERM OF OFFICE:</w:t>
      </w:r>
      <w:r>
        <w:t xml:space="preserve"> The officers of the Club </w:t>
      </w:r>
      <w:r w:rsidR="003C4124">
        <w:t>are</w:t>
      </w:r>
      <w:r>
        <w:t xml:space="preserve"> elected annually by the Board of Directors at the November Board meeting held after each annual </w:t>
      </w:r>
      <w:r w:rsidR="0029031D">
        <w:t xml:space="preserve">membership </w:t>
      </w:r>
      <w:r>
        <w:t>meeting. Each officer hold</w:t>
      </w:r>
      <w:r w:rsidR="003C4124">
        <w:t>s</w:t>
      </w:r>
      <w:r>
        <w:t xml:space="preserve"> office until a successor is named or until death, resignation, or removal in the manner herein provided. </w:t>
      </w:r>
    </w:p>
    <w:p w:rsidR="00DB5DC0" w:rsidRDefault="00DB5DC0" w:rsidP="00892CDC"/>
    <w:p w:rsidR="00DB5DC0" w:rsidRDefault="00DB5DC0" w:rsidP="00892CDC">
      <w:r>
        <w:rPr>
          <w:b/>
        </w:rPr>
        <w:t>SECTION 3</w:t>
      </w:r>
      <w:r w:rsidR="0037569E">
        <w:rPr>
          <w:b/>
        </w:rPr>
        <w:t>:</w:t>
      </w:r>
      <w:r>
        <w:rPr>
          <w:b/>
        </w:rPr>
        <w:t xml:space="preserve"> REMOVAL:</w:t>
      </w:r>
      <w:r>
        <w:t xml:space="preserve"> Any Officer elected by or appointed by the Board of Directors may be removed by the Board of Directors whenever in its judgment the best interests of the Club would be served. </w:t>
      </w:r>
    </w:p>
    <w:p w:rsidR="00DB5DC0" w:rsidRDefault="00DB5DC0" w:rsidP="00892CDC"/>
    <w:p w:rsidR="00DB5DC0" w:rsidRDefault="00DB5DC0" w:rsidP="00892CDC">
      <w:r>
        <w:rPr>
          <w:b/>
        </w:rPr>
        <w:t>SECTION 4</w:t>
      </w:r>
      <w:r w:rsidR="0037569E">
        <w:rPr>
          <w:b/>
        </w:rPr>
        <w:t>:</w:t>
      </w:r>
      <w:r>
        <w:rPr>
          <w:b/>
        </w:rPr>
        <w:t xml:space="preserve"> VACANCIES:</w:t>
      </w:r>
      <w:r>
        <w:t xml:space="preserve"> A vacancy in any office because of death, resignation, removal, disqualification or otherwise, may be filled by the Board of Directors for the unexpired portion of the term. </w:t>
      </w:r>
    </w:p>
    <w:p w:rsidR="00DB5DC0" w:rsidRDefault="00DB5DC0" w:rsidP="00892CDC"/>
    <w:p w:rsidR="00DB5DC0" w:rsidRDefault="00DB5DC0" w:rsidP="00892CDC">
      <w:r>
        <w:rPr>
          <w:b/>
        </w:rPr>
        <w:lastRenderedPageBreak/>
        <w:t>SECTION 5</w:t>
      </w:r>
      <w:r w:rsidR="0037569E">
        <w:rPr>
          <w:b/>
        </w:rPr>
        <w:t>:</w:t>
      </w:r>
      <w:r>
        <w:rPr>
          <w:b/>
        </w:rPr>
        <w:t xml:space="preserve"> DUTIES:</w:t>
      </w:r>
      <w:r>
        <w:t xml:space="preserve"> The officers of the Club have such duties as are customarily required by their offices and as assigned or delegated to them by the Board of Directors. </w:t>
      </w:r>
    </w:p>
    <w:p w:rsidR="00DB5DC0" w:rsidRDefault="00DB5DC0" w:rsidP="00892CDC"/>
    <w:p w:rsidR="001C5F9F" w:rsidRDefault="001C5F9F" w:rsidP="00892CDC"/>
    <w:p w:rsidR="00DB5DC0" w:rsidRDefault="00DB5DC0">
      <w:pPr>
        <w:pStyle w:val="Heading2"/>
      </w:pPr>
      <w:r>
        <w:t xml:space="preserve">ARTICLE V </w:t>
      </w:r>
    </w:p>
    <w:p w:rsidR="00DB5DC0" w:rsidRDefault="00DB5DC0">
      <w:pPr>
        <w:pStyle w:val="Heading2"/>
        <w:rPr>
          <w:rFonts w:cs="Times New Roman"/>
          <w:szCs w:val="28"/>
        </w:rPr>
      </w:pPr>
      <w:r>
        <w:t xml:space="preserve">MAINTENANCE FEE AND MEMBERSHIP DUES </w:t>
      </w:r>
    </w:p>
    <w:p w:rsidR="00DB5DC0" w:rsidRDefault="00DB5DC0">
      <w:pPr>
        <w:pStyle w:val="PreformattedText"/>
        <w:rPr>
          <w:rFonts w:ascii="Times New Roman" w:hAnsi="Times New Roman" w:cs="Times New Roman"/>
          <w:sz w:val="28"/>
          <w:szCs w:val="28"/>
        </w:rPr>
      </w:pPr>
    </w:p>
    <w:p w:rsidR="00DB5DC0" w:rsidRDefault="00DB5DC0" w:rsidP="00892CDC">
      <w:r>
        <w:rPr>
          <w:b/>
        </w:rPr>
        <w:t>SECTION 1</w:t>
      </w:r>
      <w:r w:rsidR="0037569E">
        <w:rPr>
          <w:b/>
        </w:rPr>
        <w:t>:</w:t>
      </w:r>
      <w:r>
        <w:rPr>
          <w:b/>
        </w:rPr>
        <w:t xml:space="preserve"> MAINTENANCE FEE:</w:t>
      </w:r>
      <w:r>
        <w:t xml:space="preserve"> </w:t>
      </w:r>
      <w:r w:rsidR="00094868">
        <w:t>The Board reviews the Maintenance and Community Fund annually and makes recommendations for changes, as needed, at the Annual Membership Meeting to be voted on by the lot owners.</w:t>
      </w:r>
      <w:r w:rsidR="00876777">
        <w:t xml:space="preserve"> Currently</w:t>
      </w:r>
      <w:r w:rsidR="0042735F">
        <w:t>,</w:t>
      </w:r>
      <w:r w:rsidR="00876777">
        <w:t xml:space="preserve"> e</w:t>
      </w:r>
      <w:r>
        <w:t xml:space="preserve">ach lot is subject to a $35.00 annual </w:t>
      </w:r>
      <w:r w:rsidR="008E6137">
        <w:t xml:space="preserve">maintenance </w:t>
      </w:r>
      <w:r>
        <w:t xml:space="preserve">fee. </w:t>
      </w:r>
    </w:p>
    <w:p w:rsidR="00DB5DC0" w:rsidRDefault="00DB5DC0" w:rsidP="00892CDC"/>
    <w:p w:rsidR="00DB5DC0" w:rsidRDefault="00DB5DC0" w:rsidP="00892CDC">
      <w:r>
        <w:rPr>
          <w:b/>
        </w:rPr>
        <w:t>SECTION 2</w:t>
      </w:r>
      <w:r w:rsidR="0037569E">
        <w:rPr>
          <w:b/>
        </w:rPr>
        <w:t>:</w:t>
      </w:r>
      <w:r>
        <w:rPr>
          <w:b/>
        </w:rPr>
        <w:t xml:space="preserve"> MEMBERSHIP DUES:</w:t>
      </w:r>
      <w:r>
        <w:t xml:space="preserve"> </w:t>
      </w:r>
      <w:r w:rsidR="00094868">
        <w:t>The Board reviews the Membership Dues annually and makes recommendations for changes, as needed, at the Annual Membership Meeting to be voted on by the lot owners. Currently</w:t>
      </w:r>
      <w:r w:rsidR="0042735F">
        <w:t>,</w:t>
      </w:r>
      <w:r w:rsidR="00094868">
        <w:t xml:space="preserve"> a</w:t>
      </w:r>
      <w:r>
        <w:t xml:space="preserve">nnual membership dues are $150 per </w:t>
      </w:r>
      <w:r w:rsidR="00726288">
        <w:t>member family</w:t>
      </w:r>
      <w:r w:rsidR="00A55716">
        <w:t>. Lot owners pay only one membership fee</w:t>
      </w:r>
      <w:r>
        <w:t xml:space="preserve">, regardless of how many lots </w:t>
      </w:r>
      <w:r w:rsidR="00663885">
        <w:t xml:space="preserve">are </w:t>
      </w:r>
      <w:r>
        <w:t>owned</w:t>
      </w:r>
      <w:r w:rsidR="00A55716">
        <w:t xml:space="preserve">, unless all their lots are leased and the lessees are paying membership </w:t>
      </w:r>
      <w:r w:rsidR="00726288">
        <w:t xml:space="preserve">dues </w:t>
      </w:r>
      <w:r w:rsidR="00A55716">
        <w:t>in which case the lot owner is not a member and is not required to pay membership dues</w:t>
      </w:r>
      <w:r>
        <w:t xml:space="preserve">. Additional membership cards are available for $1.00 each. </w:t>
      </w:r>
    </w:p>
    <w:p w:rsidR="00DB5DC0" w:rsidRDefault="00DB5DC0" w:rsidP="00892CDC"/>
    <w:p w:rsidR="00DB5DC0" w:rsidRDefault="00DB5DC0" w:rsidP="00892CDC">
      <w:r>
        <w:rPr>
          <w:b/>
        </w:rPr>
        <w:t xml:space="preserve">SECTION </w:t>
      </w:r>
      <w:r w:rsidR="008E7DB7">
        <w:rPr>
          <w:b/>
        </w:rPr>
        <w:t>3</w:t>
      </w:r>
      <w:r w:rsidR="0037569E">
        <w:rPr>
          <w:b/>
        </w:rPr>
        <w:t>:</w:t>
      </w:r>
      <w:r>
        <w:rPr>
          <w:b/>
        </w:rPr>
        <w:t xml:space="preserve"> WHEN DUE AND PAYABLE: </w:t>
      </w:r>
      <w:r>
        <w:t>All maintenance fee</w:t>
      </w:r>
      <w:r w:rsidR="003C4124">
        <w:t>s</w:t>
      </w:r>
      <w:r>
        <w:t xml:space="preserve"> and membership dues </w:t>
      </w:r>
      <w:r w:rsidR="003C4124">
        <w:t xml:space="preserve">are </w:t>
      </w:r>
      <w:r>
        <w:t>due January 31st of each year payable in advance. A late fee of $25.00</w:t>
      </w:r>
      <w:r w:rsidR="000C0C62">
        <w:t xml:space="preserve"> plus 2% per month</w:t>
      </w:r>
      <w:r w:rsidR="001C5F9F">
        <w:t xml:space="preserve"> and collection fees</w:t>
      </w:r>
      <w:r>
        <w:t xml:space="preserve"> will be assessed</w:t>
      </w:r>
      <w:r w:rsidR="00293481">
        <w:t xml:space="preserve"> if not paid by </w:t>
      </w:r>
      <w:r w:rsidR="008E7DB7">
        <w:t xml:space="preserve">May </w:t>
      </w:r>
      <w:r w:rsidR="00293481">
        <w:t>1</w:t>
      </w:r>
      <w:r w:rsidR="00293481" w:rsidRPr="008E7DB7">
        <w:rPr>
          <w:vertAlign w:val="superscript"/>
        </w:rPr>
        <w:t>st</w:t>
      </w:r>
      <w:r>
        <w:t xml:space="preserve">. </w:t>
      </w:r>
    </w:p>
    <w:p w:rsidR="00DB5DC0" w:rsidRDefault="00DB5DC0" w:rsidP="00892CDC"/>
    <w:p w:rsidR="00DB5DC0" w:rsidRDefault="00DB5DC0" w:rsidP="00892CDC">
      <w:r>
        <w:rPr>
          <w:b/>
        </w:rPr>
        <w:t xml:space="preserve">SECTION </w:t>
      </w:r>
      <w:r w:rsidR="008E7DB7">
        <w:rPr>
          <w:b/>
        </w:rPr>
        <w:t>4</w:t>
      </w:r>
      <w:r w:rsidR="0037569E">
        <w:rPr>
          <w:b/>
        </w:rPr>
        <w:t>:</w:t>
      </w:r>
      <w:r>
        <w:rPr>
          <w:b/>
        </w:rPr>
        <w:t xml:space="preserve"> DELINQUENCIES:</w:t>
      </w:r>
      <w:r>
        <w:t xml:space="preserve"> When the maintenance fee or membership dues or other indebtedness of any lot owner or member remain</w:t>
      </w:r>
      <w:r w:rsidR="003C4124">
        <w:t>s</w:t>
      </w:r>
      <w:r>
        <w:t xml:space="preserve"> unpaid for </w:t>
      </w:r>
      <w:r w:rsidR="00552FD7">
        <w:t xml:space="preserve">ninety </w:t>
      </w:r>
      <w:r>
        <w:t>(</w:t>
      </w:r>
      <w:r w:rsidR="008E7DB7">
        <w:t>90</w:t>
      </w:r>
      <w:r>
        <w:t xml:space="preserve">) days after the date due, </w:t>
      </w:r>
      <w:r w:rsidR="00535ADC">
        <w:t xml:space="preserve">Club membership privileges of </w:t>
      </w:r>
      <w:r>
        <w:t>the</w:t>
      </w:r>
      <w:r w:rsidR="003C4124">
        <w:t xml:space="preserve"> delinquent</w:t>
      </w:r>
      <w:r>
        <w:t xml:space="preserve"> lot owner or member</w:t>
      </w:r>
      <w:r w:rsidR="00DF5337">
        <w:t xml:space="preserve"> </w:t>
      </w:r>
      <w:r w:rsidR="00210053">
        <w:t>are</w:t>
      </w:r>
      <w:r w:rsidR="00DF5337">
        <w:t xml:space="preserve"> suspended.</w:t>
      </w:r>
      <w:r>
        <w:t xml:space="preserve"> </w:t>
      </w:r>
      <w:r w:rsidR="00535ADC">
        <w:t>The lot owner or member is</w:t>
      </w:r>
      <w:r w:rsidR="00DF5337">
        <w:t xml:space="preserve"> </w:t>
      </w:r>
      <w:r>
        <w:t xml:space="preserve">then subject to proceedings necessary to collect </w:t>
      </w:r>
      <w:r w:rsidR="007B42D1">
        <w:t>any and all amounts due</w:t>
      </w:r>
      <w:r>
        <w:t xml:space="preserve">. Any lot owner or member thus </w:t>
      </w:r>
      <w:r w:rsidR="00DF5337">
        <w:t>suspended</w:t>
      </w:r>
      <w:r>
        <w:t xml:space="preserve"> may be reinstated upon payment of all </w:t>
      </w:r>
      <w:r w:rsidR="007B42D1">
        <w:t>amounts due</w:t>
      </w:r>
      <w:r>
        <w:t xml:space="preserve">. </w:t>
      </w:r>
    </w:p>
    <w:p w:rsidR="00DB5DC0" w:rsidRDefault="00DB5DC0" w:rsidP="00892CDC"/>
    <w:p w:rsidR="00DB5DC0" w:rsidRDefault="00DB5DC0" w:rsidP="00892CDC">
      <w:r>
        <w:rPr>
          <w:b/>
        </w:rPr>
        <w:t xml:space="preserve">SECTION </w:t>
      </w:r>
      <w:r w:rsidR="008E7DB7">
        <w:rPr>
          <w:b/>
        </w:rPr>
        <w:t>5</w:t>
      </w:r>
      <w:r w:rsidR="0037569E">
        <w:rPr>
          <w:b/>
        </w:rPr>
        <w:t>:</w:t>
      </w:r>
      <w:r>
        <w:rPr>
          <w:b/>
        </w:rPr>
        <w:t xml:space="preserve"> FISCAL YEAR: </w:t>
      </w:r>
      <w:r>
        <w:t>The fiscal year of the Club begin</w:t>
      </w:r>
      <w:r w:rsidR="00DF5337">
        <w:t>s</w:t>
      </w:r>
      <w:r>
        <w:t xml:space="preserve"> the first day of January and end</w:t>
      </w:r>
      <w:r w:rsidR="00DF5337">
        <w:t>s</w:t>
      </w:r>
      <w:r>
        <w:t xml:space="preserve"> on the 31st day of December. </w:t>
      </w:r>
    </w:p>
    <w:p w:rsidR="00DB5DC0" w:rsidRDefault="00DB5DC0">
      <w:pPr>
        <w:pStyle w:val="PreformattedText"/>
        <w:rPr>
          <w:rFonts w:ascii="Times New Roman" w:hAnsi="Times New Roman" w:cs="Times New Roman"/>
          <w:sz w:val="28"/>
          <w:szCs w:val="28"/>
        </w:rPr>
      </w:pPr>
    </w:p>
    <w:p w:rsidR="00DB5DC0" w:rsidRDefault="00DB5DC0">
      <w:pPr>
        <w:pStyle w:val="Heading2"/>
      </w:pPr>
      <w:r>
        <w:t>ARTICLE VI</w:t>
      </w:r>
    </w:p>
    <w:p w:rsidR="00DB5DC0" w:rsidRDefault="00DB5DC0">
      <w:pPr>
        <w:pStyle w:val="Heading2"/>
        <w:rPr>
          <w:rFonts w:cs="Times New Roman"/>
          <w:szCs w:val="28"/>
        </w:rPr>
      </w:pPr>
      <w:r>
        <w:t>AMENDMENTS</w:t>
      </w:r>
    </w:p>
    <w:p w:rsidR="00DB5DC0" w:rsidRDefault="00DB5DC0">
      <w:pPr>
        <w:pStyle w:val="PreformattedText"/>
        <w:rPr>
          <w:rFonts w:ascii="Times New Roman" w:hAnsi="Times New Roman" w:cs="Times New Roman"/>
          <w:sz w:val="28"/>
          <w:szCs w:val="28"/>
        </w:rPr>
      </w:pPr>
    </w:p>
    <w:p w:rsidR="00D8485C" w:rsidRPr="00D8485C" w:rsidRDefault="008E7DB7" w:rsidP="00892CDC">
      <w:r>
        <w:t xml:space="preserve">Changes to these </w:t>
      </w:r>
      <w:r w:rsidR="00DB5DC0">
        <w:t>By-Laws may be recommended by the Board of Directors of the Club or</w:t>
      </w:r>
      <w:r>
        <w:t xml:space="preserve"> by</w:t>
      </w:r>
      <w:r w:rsidR="00DB5DC0">
        <w:t xml:space="preserve"> a petition signed by</w:t>
      </w:r>
      <w:r w:rsidR="008D0E28">
        <w:t xml:space="preserve"> </w:t>
      </w:r>
      <w:r w:rsidR="00E16C14">
        <w:t>twenty (20</w:t>
      </w:r>
      <w:r w:rsidR="00552FD7">
        <w:t>)</w:t>
      </w:r>
      <w:r w:rsidR="00E16C14">
        <w:t xml:space="preserve"> individual Club members in good standing.</w:t>
      </w:r>
      <w:r w:rsidR="00DB5DC0">
        <w:t xml:space="preserve"> </w:t>
      </w:r>
      <w:r w:rsidR="00DB5DC0">
        <w:lastRenderedPageBreak/>
        <w:t xml:space="preserve">Adoption of </w:t>
      </w:r>
      <w:r w:rsidR="00E16C14">
        <w:t>changes to</w:t>
      </w:r>
      <w:r w:rsidR="008603CD">
        <w:t xml:space="preserve"> these By-Laws </w:t>
      </w:r>
      <w:r w:rsidR="00875EAE">
        <w:t>is</w:t>
      </w:r>
      <w:r w:rsidR="008603CD">
        <w:t xml:space="preserve"> by a</w:t>
      </w:r>
      <w:r w:rsidR="00FB6A8C">
        <w:t xml:space="preserve"> simple majority</w:t>
      </w:r>
      <w:r w:rsidR="008603CD">
        <w:t xml:space="preserve"> vote </w:t>
      </w:r>
      <w:r w:rsidR="0055138A">
        <w:t>except for change</w:t>
      </w:r>
      <w:r w:rsidR="00892CDC">
        <w:t>s to dues or fees which require</w:t>
      </w:r>
      <w:r w:rsidR="0055138A">
        <w:t xml:space="preserve"> a 2/3 majority vote </w:t>
      </w:r>
      <w:r w:rsidR="008603CD">
        <w:t xml:space="preserve">at </w:t>
      </w:r>
      <w:r w:rsidR="00875EAE">
        <w:t xml:space="preserve">a duly called </w:t>
      </w:r>
      <w:r w:rsidR="008603CD">
        <w:t>meeting by those present</w:t>
      </w:r>
      <w:r w:rsidR="00D8485C">
        <w:t>,</w:t>
      </w:r>
      <w:r w:rsidR="008603CD">
        <w:t xml:space="preserve"> by proxy</w:t>
      </w:r>
      <w:r w:rsidR="00413F7C">
        <w:t>,</w:t>
      </w:r>
      <w:r w:rsidR="008603CD">
        <w:t xml:space="preserve"> </w:t>
      </w:r>
      <w:r w:rsidR="0055138A">
        <w:t>and</w:t>
      </w:r>
      <w:r w:rsidR="008603CD">
        <w:t xml:space="preserve"> by absentee ballot</w:t>
      </w:r>
      <w:r w:rsidR="00413F7C">
        <w:t xml:space="preserve"> in</w:t>
      </w:r>
      <w:r w:rsidR="008603CD">
        <w:t xml:space="preserve"> ac</w:t>
      </w:r>
      <w:r w:rsidR="00E16C14">
        <w:t>cord</w:t>
      </w:r>
      <w:r w:rsidR="00413F7C">
        <w:t>ance with</w:t>
      </w:r>
      <w:r w:rsidR="00E16C14">
        <w:t xml:space="preserve"> Article II, Section 2-G</w:t>
      </w:r>
      <w:r w:rsidR="00025269">
        <w:t>, VOTING</w:t>
      </w:r>
      <w:r w:rsidR="00FB6A8C">
        <w:t>.</w:t>
      </w:r>
    </w:p>
    <w:sectPr w:rsidR="00D8485C" w:rsidRPr="00D8485C" w:rsidSect="00843573">
      <w:footerReference w:type="default" r:id="rId9"/>
      <w:pgSz w:w="12240" w:h="15840"/>
      <w:pgMar w:top="1134" w:right="1134" w:bottom="1134" w:left="1134" w:header="720" w:footer="720" w:gutter="0"/>
      <w:cols w:space="720"/>
      <w:docGrid w:linePitch="600" w:charSpace="24576"/>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Alan Jonckheere" w:date="2014-09-04T14:18:00Z" w:initials="AMJ">
    <w:p w:rsidR="00243901" w:rsidRDefault="00243901">
      <w:pPr>
        <w:pStyle w:val="CommentText"/>
      </w:pPr>
      <w:r>
        <w:rPr>
          <w:rStyle w:val="CommentReference"/>
        </w:rPr>
        <w:annotationRef/>
      </w:r>
      <w:r>
        <w:t>From the Illinois Common Interest Association Act</w:t>
      </w:r>
    </w:p>
  </w:comment>
  <w:comment w:id="2" w:author="Alan Jonckheere" w:date="2014-09-01T18:12:00Z" w:initials="AMJ">
    <w:p w:rsidR="000F028B" w:rsidRDefault="000F028B">
      <w:pPr>
        <w:pStyle w:val="CommentText"/>
      </w:pPr>
      <w:r>
        <w:rPr>
          <w:rStyle w:val="CommentReference"/>
        </w:rPr>
        <w:annotationRef/>
      </w:r>
      <w:r>
        <w:t>This is from the Illinois Common Interest Association Act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08B4" w:rsidRDefault="00AB08B4">
      <w:r>
        <w:separator/>
      </w:r>
    </w:p>
  </w:endnote>
  <w:endnote w:type="continuationSeparator" w:id="0">
    <w:p w:rsidR="00AB08B4" w:rsidRDefault="00AB0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74F0" w:rsidRDefault="00FD6BFE" w:rsidP="00A90B42">
    <w:pPr>
      <w:tabs>
        <w:tab w:val="center" w:pos="5040"/>
        <w:tab w:val="right" w:pos="9900"/>
      </w:tabs>
      <w:ind w:right="-18"/>
    </w:pPr>
    <w:r>
      <w:rPr>
        <w:b/>
        <w:bCs/>
        <w:sz w:val="24"/>
      </w:rPr>
      <w:t>By-Laws</w:t>
    </w:r>
    <w:r w:rsidR="00EC74F0">
      <w:rPr>
        <w:b/>
        <w:bCs/>
        <w:sz w:val="24"/>
      </w:rPr>
      <w:tab/>
      <w:t xml:space="preserve">Page </w:t>
    </w:r>
    <w:r w:rsidR="007C05FD">
      <w:rPr>
        <w:b/>
        <w:bCs/>
        <w:sz w:val="24"/>
      </w:rPr>
      <w:fldChar w:fldCharType="begin"/>
    </w:r>
    <w:r w:rsidR="00EC74F0">
      <w:rPr>
        <w:b/>
        <w:bCs/>
        <w:sz w:val="24"/>
      </w:rPr>
      <w:instrText xml:space="preserve"> PAGE  \* Arabic  \* MERGEFORMAT </w:instrText>
    </w:r>
    <w:r w:rsidR="007C05FD">
      <w:rPr>
        <w:b/>
        <w:bCs/>
        <w:sz w:val="24"/>
      </w:rPr>
      <w:fldChar w:fldCharType="separate"/>
    </w:r>
    <w:r w:rsidR="00553825">
      <w:rPr>
        <w:b/>
        <w:bCs/>
        <w:noProof/>
        <w:sz w:val="24"/>
      </w:rPr>
      <w:t>1</w:t>
    </w:r>
    <w:r w:rsidR="007C05FD">
      <w:rPr>
        <w:b/>
        <w:bCs/>
        <w:sz w:val="24"/>
      </w:rPr>
      <w:fldChar w:fldCharType="end"/>
    </w:r>
    <w:r w:rsidR="00243901">
      <w:rPr>
        <w:b/>
        <w:bCs/>
        <w:sz w:val="24"/>
      </w:rPr>
      <w:t xml:space="preserve"> of 6</w:t>
    </w:r>
    <w:r w:rsidR="00243901">
      <w:rPr>
        <w:b/>
        <w:bCs/>
        <w:sz w:val="24"/>
      </w:rPr>
      <w:tab/>
      <w:t xml:space="preserve">Draft – September </w:t>
    </w:r>
    <w:del w:id="3" w:author="Alan Jonckheere" w:date="2014-09-29T21:51:00Z">
      <w:r w:rsidR="008D7AF2" w:rsidDel="001C5F9F">
        <w:rPr>
          <w:b/>
          <w:bCs/>
          <w:sz w:val="24"/>
        </w:rPr>
        <w:delText>22</w:delText>
      </w:r>
    </w:del>
    <w:ins w:id="4" w:author="Alan Jonckheere" w:date="2014-09-29T21:52:00Z">
      <w:r w:rsidR="001C5F9F">
        <w:rPr>
          <w:b/>
          <w:bCs/>
          <w:sz w:val="24"/>
        </w:rPr>
        <w:t>29</w:t>
      </w:r>
    </w:ins>
    <w:r w:rsidR="00EC74F0">
      <w:rPr>
        <w:b/>
        <w:bCs/>
        <w:sz w:val="24"/>
      </w:rPr>
      <w:t>, 2014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08B4" w:rsidRDefault="00AB08B4">
      <w:r>
        <w:separator/>
      </w:r>
    </w:p>
  </w:footnote>
  <w:footnote w:type="continuationSeparator" w:id="0">
    <w:p w:rsidR="00AB08B4" w:rsidRDefault="00AB08B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Heading1"/>
      <w:suff w:val="nothing"/>
      <w:lvlText w:val=""/>
      <w:lvlJc w:val="left"/>
      <w:pPr>
        <w:tabs>
          <w:tab w:val="num" w:pos="0"/>
        </w:tabs>
        <w:ind w:left="432" w:hanging="432"/>
      </w:pPr>
      <w:rPr>
        <w:rFonts w:ascii="Times New Roman" w:hAnsi="Times New Roman" w:cs="Times New Roman" w:hint="default"/>
        <w:sz w:val="28"/>
        <w:szCs w:val="28"/>
      </w:r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2"/>
    <w:multiLevelType w:val="multilevel"/>
    <w:tmpl w:val="00000002"/>
    <w:name w:val="WW8Num2"/>
    <w:lvl w:ilvl="0">
      <w:start w:val="1"/>
      <w:numFmt w:val="decimal"/>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5B8A"/>
    <w:rsid w:val="00004DD7"/>
    <w:rsid w:val="00025269"/>
    <w:rsid w:val="00094868"/>
    <w:rsid w:val="000A49E9"/>
    <w:rsid w:val="000B2168"/>
    <w:rsid w:val="000B66BB"/>
    <w:rsid w:val="000C0C62"/>
    <w:rsid w:val="000E29A7"/>
    <w:rsid w:val="000F028B"/>
    <w:rsid w:val="000F3216"/>
    <w:rsid w:val="001271C2"/>
    <w:rsid w:val="00140E65"/>
    <w:rsid w:val="00182125"/>
    <w:rsid w:val="00195C90"/>
    <w:rsid w:val="001C5F9F"/>
    <w:rsid w:val="001F05D5"/>
    <w:rsid w:val="001F3588"/>
    <w:rsid w:val="00204CF4"/>
    <w:rsid w:val="00210053"/>
    <w:rsid w:val="00236FBD"/>
    <w:rsid w:val="00243901"/>
    <w:rsid w:val="002566CB"/>
    <w:rsid w:val="00287E68"/>
    <w:rsid w:val="0029031D"/>
    <w:rsid w:val="00293481"/>
    <w:rsid w:val="002935E1"/>
    <w:rsid w:val="00303E48"/>
    <w:rsid w:val="00330C42"/>
    <w:rsid w:val="0037569E"/>
    <w:rsid w:val="00387992"/>
    <w:rsid w:val="003C4124"/>
    <w:rsid w:val="003F460C"/>
    <w:rsid w:val="00413F7C"/>
    <w:rsid w:val="00415678"/>
    <w:rsid w:val="00416DE9"/>
    <w:rsid w:val="00420A23"/>
    <w:rsid w:val="00426D86"/>
    <w:rsid w:val="0042735F"/>
    <w:rsid w:val="004303E3"/>
    <w:rsid w:val="004355B0"/>
    <w:rsid w:val="00460E56"/>
    <w:rsid w:val="0047371F"/>
    <w:rsid w:val="0048238D"/>
    <w:rsid w:val="004B3698"/>
    <w:rsid w:val="004B4264"/>
    <w:rsid w:val="004B4D62"/>
    <w:rsid w:val="004E01C6"/>
    <w:rsid w:val="00503CB4"/>
    <w:rsid w:val="00535ADC"/>
    <w:rsid w:val="0055138A"/>
    <w:rsid w:val="00552FD7"/>
    <w:rsid w:val="00553825"/>
    <w:rsid w:val="005C1BDC"/>
    <w:rsid w:val="005D7281"/>
    <w:rsid w:val="005F71D7"/>
    <w:rsid w:val="00602FD3"/>
    <w:rsid w:val="006135CD"/>
    <w:rsid w:val="00663885"/>
    <w:rsid w:val="006C772D"/>
    <w:rsid w:val="006E11A7"/>
    <w:rsid w:val="006E527C"/>
    <w:rsid w:val="006F59FB"/>
    <w:rsid w:val="0072311F"/>
    <w:rsid w:val="00726288"/>
    <w:rsid w:val="00730519"/>
    <w:rsid w:val="007B14A9"/>
    <w:rsid w:val="007B42D1"/>
    <w:rsid w:val="007C05FD"/>
    <w:rsid w:val="00801797"/>
    <w:rsid w:val="00821023"/>
    <w:rsid w:val="00843573"/>
    <w:rsid w:val="00847553"/>
    <w:rsid w:val="008603CD"/>
    <w:rsid w:val="00861893"/>
    <w:rsid w:val="00873BF7"/>
    <w:rsid w:val="00875EAE"/>
    <w:rsid w:val="00876777"/>
    <w:rsid w:val="00892CDC"/>
    <w:rsid w:val="008D0E28"/>
    <w:rsid w:val="008D75D8"/>
    <w:rsid w:val="008D7AF2"/>
    <w:rsid w:val="008E0A79"/>
    <w:rsid w:val="008E6137"/>
    <w:rsid w:val="008E7DB7"/>
    <w:rsid w:val="008F01BB"/>
    <w:rsid w:val="009137D8"/>
    <w:rsid w:val="00916026"/>
    <w:rsid w:val="009176E2"/>
    <w:rsid w:val="00927D2E"/>
    <w:rsid w:val="00933332"/>
    <w:rsid w:val="00934F49"/>
    <w:rsid w:val="009560B0"/>
    <w:rsid w:val="00971A76"/>
    <w:rsid w:val="00990275"/>
    <w:rsid w:val="009B69CB"/>
    <w:rsid w:val="009D1A0F"/>
    <w:rsid w:val="009E380E"/>
    <w:rsid w:val="00A00D81"/>
    <w:rsid w:val="00A1437B"/>
    <w:rsid w:val="00A55716"/>
    <w:rsid w:val="00A55B8F"/>
    <w:rsid w:val="00A90B42"/>
    <w:rsid w:val="00AB08B4"/>
    <w:rsid w:val="00AD0441"/>
    <w:rsid w:val="00AF27E4"/>
    <w:rsid w:val="00B31AFF"/>
    <w:rsid w:val="00B651EB"/>
    <w:rsid w:val="00B929F0"/>
    <w:rsid w:val="00C04ED8"/>
    <w:rsid w:val="00C1078B"/>
    <w:rsid w:val="00C14933"/>
    <w:rsid w:val="00C426A8"/>
    <w:rsid w:val="00C67AFF"/>
    <w:rsid w:val="00CB011D"/>
    <w:rsid w:val="00CC2F5C"/>
    <w:rsid w:val="00CF5C25"/>
    <w:rsid w:val="00D26B40"/>
    <w:rsid w:val="00D30E96"/>
    <w:rsid w:val="00D3472C"/>
    <w:rsid w:val="00D70B37"/>
    <w:rsid w:val="00D8485C"/>
    <w:rsid w:val="00D94740"/>
    <w:rsid w:val="00D94CEA"/>
    <w:rsid w:val="00DA41F8"/>
    <w:rsid w:val="00DB5DC0"/>
    <w:rsid w:val="00DC2AFE"/>
    <w:rsid w:val="00DD41C5"/>
    <w:rsid w:val="00DE35E5"/>
    <w:rsid w:val="00DF4BF4"/>
    <w:rsid w:val="00DF5337"/>
    <w:rsid w:val="00E01FA1"/>
    <w:rsid w:val="00E036D4"/>
    <w:rsid w:val="00E16C14"/>
    <w:rsid w:val="00E330E4"/>
    <w:rsid w:val="00E74577"/>
    <w:rsid w:val="00EA4B4C"/>
    <w:rsid w:val="00EC74F0"/>
    <w:rsid w:val="00EC7B73"/>
    <w:rsid w:val="00EE5B8A"/>
    <w:rsid w:val="00EF7985"/>
    <w:rsid w:val="00EF79D0"/>
    <w:rsid w:val="00F225B3"/>
    <w:rsid w:val="00FB6A8C"/>
    <w:rsid w:val="00FC23EE"/>
    <w:rsid w:val="00FD6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uppressAutoHyphens/>
    </w:pPr>
    <w:rPr>
      <w:rFonts w:eastAsia="Lucida Sans Unicode" w:cs="Mangal"/>
      <w:sz w:val="28"/>
      <w:szCs w:val="24"/>
      <w:lang w:eastAsia="hi-IN" w:bidi="hi-IN"/>
    </w:rPr>
  </w:style>
  <w:style w:type="paragraph" w:styleId="Heading1">
    <w:name w:val="heading 1"/>
    <w:basedOn w:val="Normal"/>
    <w:next w:val="Normal"/>
    <w:qFormat/>
    <w:pPr>
      <w:keepNext/>
      <w:numPr>
        <w:numId w:val="1"/>
      </w:numPr>
      <w:spacing w:before="240" w:after="60"/>
      <w:jc w:val="center"/>
      <w:outlineLvl w:val="0"/>
    </w:pPr>
    <w:rPr>
      <w:rFonts w:eastAsia="Times New Roman"/>
      <w:b/>
      <w:bCs/>
      <w:kern w:val="1"/>
      <w:sz w:val="36"/>
      <w:szCs w:val="29"/>
    </w:rPr>
  </w:style>
  <w:style w:type="paragraph" w:styleId="Heading2">
    <w:name w:val="heading 2"/>
    <w:basedOn w:val="Normal"/>
    <w:next w:val="Normal"/>
    <w:qFormat/>
    <w:pPr>
      <w:keepNext/>
      <w:keepLines/>
      <w:numPr>
        <w:ilvl w:val="1"/>
        <w:numId w:val="1"/>
      </w:numPr>
      <w:spacing w:before="200"/>
      <w:jc w:val="center"/>
      <w:outlineLvl w:val="1"/>
    </w:pPr>
    <w:rPr>
      <w:rFonts w:eastAsia="Times New Roman"/>
      <w:b/>
      <w:bCs/>
      <w:szCs w:val="23"/>
    </w:rPr>
  </w:style>
  <w:style w:type="paragraph" w:styleId="Heading3">
    <w:name w:val="heading 3"/>
    <w:basedOn w:val="Normal"/>
    <w:next w:val="Normal"/>
    <w:qFormat/>
    <w:pPr>
      <w:keepNext/>
      <w:keepLines/>
      <w:numPr>
        <w:ilvl w:val="2"/>
        <w:numId w:val="1"/>
      </w:numPr>
      <w:spacing w:before="200"/>
      <w:outlineLvl w:val="2"/>
    </w:pPr>
    <w:rPr>
      <w:rFonts w:eastAsia="Times New Roman"/>
      <w:b/>
      <w:b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Times New Roman" w:hAnsi="Times New Roman" w:cs="Times New Roman" w:hint="default"/>
      <w:sz w:val="28"/>
      <w:szCs w:val="28"/>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hAnsi="Times New Roman" w:cs="Times New Roman" w:hint="default"/>
      <w:sz w:val="28"/>
      <w:szCs w:val="28"/>
    </w:rPr>
  </w:style>
  <w:style w:type="character" w:customStyle="1" w:styleId="WW8Num4z0">
    <w:name w:val="WW8Num4z0"/>
    <w:rPr>
      <w:rFonts w:ascii="Times New Roman" w:hAnsi="Times New Roman" w:cs="Times New Roman"/>
      <w:sz w:val="28"/>
      <w:szCs w:val="28"/>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Times New Roman" w:hAnsi="Times New Roman" w:cs="Times New Roman" w:hint="default"/>
      <w:sz w:val="28"/>
      <w:szCs w:val="28"/>
    </w:rPr>
  </w:style>
  <w:style w:type="character" w:customStyle="1" w:styleId="WW8Num6z0">
    <w:name w:val="WW8Num6z0"/>
    <w:rPr>
      <w:rFonts w:ascii="Symbol" w:hAnsi="Symbol" w:cs="Symbol" w:hint="default"/>
      <w:sz w:val="28"/>
      <w:szCs w:val="28"/>
    </w:rPr>
  </w:style>
  <w:style w:type="character" w:customStyle="1" w:styleId="WW8Num6z1">
    <w:name w:val="WW8Num6z1"/>
    <w:rPr>
      <w:rFonts w:ascii="Courier New" w:hAnsi="Courier New" w:cs="Courier New" w:hint="default"/>
      <w:sz w:val="28"/>
      <w:szCs w:val="28"/>
    </w:rPr>
  </w:style>
  <w:style w:type="character" w:customStyle="1" w:styleId="WW8Num6z2">
    <w:name w:val="WW8Num6z2"/>
    <w:rPr>
      <w:rFonts w:ascii="Wingdings" w:hAnsi="Wingdings" w:cs="Wingdings" w:hint="default"/>
    </w:rPr>
  </w:style>
  <w:style w:type="character" w:customStyle="1" w:styleId="WW8Num7z0">
    <w:name w:val="WW8Num7z0"/>
    <w:rPr>
      <w:rFonts w:ascii="Times New Roman" w:hAnsi="Times New Roman" w:cs="Times New Roman" w:hint="default"/>
      <w:sz w:val="28"/>
      <w:szCs w:val="28"/>
    </w:rPr>
  </w:style>
  <w:style w:type="character" w:customStyle="1" w:styleId="WW8Num8z0">
    <w:name w:val="WW8Num8z0"/>
    <w:rPr>
      <w:rFonts w:ascii="Times New Roman" w:hAnsi="Times New Roman" w:cs="Times New Roman" w:hint="default"/>
      <w:sz w:val="28"/>
      <w:szCs w:val="28"/>
    </w:rPr>
  </w:style>
  <w:style w:type="character" w:customStyle="1" w:styleId="WW8Num9z0">
    <w:name w:val="WW8Num9z0"/>
    <w:rPr>
      <w:rFonts w:ascii="Times New Roman" w:hAnsi="Times New Roman" w:cs="Times New Roman" w:hint="default"/>
      <w:sz w:val="28"/>
      <w:szCs w:val="28"/>
    </w:rPr>
  </w:style>
  <w:style w:type="character" w:customStyle="1" w:styleId="WW8Num10z0">
    <w:name w:val="WW8Num10z0"/>
    <w:rPr>
      <w:rFonts w:hint="default"/>
    </w:rPr>
  </w:style>
  <w:style w:type="character" w:customStyle="1" w:styleId="WW8Num11z0">
    <w:name w:val="WW8Num11z0"/>
    <w:rPr>
      <w:rFonts w:ascii="Times New Roman" w:hAnsi="Times New Roman" w:cs="Times New Roman" w:hint="default"/>
      <w:sz w:val="28"/>
      <w:szCs w:val="28"/>
    </w:rPr>
  </w:style>
  <w:style w:type="character" w:customStyle="1" w:styleId="WW8Num12z0">
    <w:name w:val="WW8Num12z0"/>
    <w:rPr>
      <w:rFonts w:hint="default"/>
    </w:rPr>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ascii="Times New Roman" w:hAnsi="Times New Roman" w:cs="Times New Roman" w:hint="default"/>
      <w:sz w:val="28"/>
      <w:szCs w:val="28"/>
    </w:rPr>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Times New Roman" w:hAnsi="Times New Roman" w:cs="Times New Roman"/>
      <w:sz w:val="28"/>
      <w:szCs w:val="28"/>
    </w:rPr>
  </w:style>
  <w:style w:type="character" w:customStyle="1" w:styleId="WW8Num16z1">
    <w:name w:val="WW8Num16z1"/>
    <w:rPr>
      <w:rFonts w:ascii="Times New Roman" w:hAnsi="Times New Roman" w:cs="Times New Roman"/>
      <w:sz w:val="28"/>
      <w:szCs w:val="28"/>
    </w:rPr>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Heading1Char">
    <w:name w:val="Heading 1 Char"/>
    <w:rPr>
      <w:rFonts w:eastAsia="Times New Roman" w:cs="Mangal"/>
      <w:b/>
      <w:bCs/>
      <w:kern w:val="1"/>
      <w:sz w:val="36"/>
      <w:szCs w:val="29"/>
      <w:lang w:eastAsia="hi-IN" w:bidi="hi-IN"/>
    </w:rPr>
  </w:style>
  <w:style w:type="character" w:customStyle="1" w:styleId="Heading2Char">
    <w:name w:val="Heading 2 Char"/>
    <w:rPr>
      <w:rFonts w:eastAsia="Times New Roman" w:cs="Mangal"/>
      <w:b/>
      <w:bCs/>
      <w:sz w:val="28"/>
      <w:szCs w:val="23"/>
      <w:lang w:eastAsia="hi-IN" w:bidi="hi-IN"/>
    </w:rPr>
  </w:style>
  <w:style w:type="character" w:customStyle="1" w:styleId="BalloonTextChar">
    <w:name w:val="Balloon Text Char"/>
    <w:rPr>
      <w:rFonts w:ascii="Tahoma" w:eastAsia="Lucida Sans Unicode" w:hAnsi="Tahoma" w:cs="Mangal"/>
      <w:sz w:val="16"/>
      <w:szCs w:val="14"/>
      <w:lang w:eastAsia="hi-IN" w:bidi="hi-IN"/>
    </w:rPr>
  </w:style>
  <w:style w:type="character" w:customStyle="1" w:styleId="Heading3Char">
    <w:name w:val="Heading 3 Char"/>
    <w:rPr>
      <w:rFonts w:eastAsia="Times New Roman" w:cs="Mangal"/>
      <w:b/>
      <w:bCs/>
      <w:sz w:val="28"/>
      <w:szCs w:val="21"/>
      <w:lang w:eastAsia="hi-IN" w:bidi="hi-IN"/>
    </w:rPr>
  </w:style>
  <w:style w:type="character" w:styleId="LineNumber">
    <w:name w:val="line number"/>
    <w:basedOn w:val="DefaultParagraphFont"/>
  </w:style>
  <w:style w:type="character" w:customStyle="1" w:styleId="HeaderChar">
    <w:name w:val="Header Char"/>
    <w:rPr>
      <w:rFonts w:eastAsia="Lucida Sans Unicode" w:cs="Mangal"/>
      <w:sz w:val="28"/>
      <w:szCs w:val="24"/>
      <w:lang w:eastAsia="hi-IN" w:bidi="hi-IN"/>
    </w:rPr>
  </w:style>
  <w:style w:type="character" w:customStyle="1" w:styleId="FooterChar">
    <w:name w:val="Footer Char"/>
    <w:uiPriority w:val="99"/>
    <w:rPr>
      <w:rFonts w:eastAsia="Lucida Sans Unicode" w:cs="Mangal"/>
      <w:sz w:val="28"/>
      <w:szCs w:val="24"/>
      <w:lang w:eastAsia="hi-IN" w:bidi="hi-IN"/>
    </w:rPr>
  </w:style>
  <w:style w:type="paragraph" w:customStyle="1" w:styleId="Heading">
    <w:name w:val="Heading"/>
    <w:basedOn w:val="Normal"/>
    <w:next w:val="BodyText"/>
    <w:pPr>
      <w:keepNext/>
      <w:spacing w:before="240" w:after="120"/>
    </w:pPr>
    <w:rPr>
      <w:rFonts w:ascii="Arial" w:hAnsi="Arial" w:cs="Arial"/>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PreformattedText">
    <w:name w:val="Preformatted Text"/>
    <w:basedOn w:val="Normal"/>
    <w:rPr>
      <w:rFonts w:ascii="Courier New" w:eastAsia="Courier New" w:hAnsi="Courier New" w:cs="Courier New"/>
      <w:sz w:val="20"/>
      <w:szCs w:val="20"/>
    </w:rPr>
  </w:style>
  <w:style w:type="paragraph" w:styleId="NoSpacing">
    <w:name w:val="No Spacing"/>
    <w:qFormat/>
    <w:pPr>
      <w:widowControl w:val="0"/>
      <w:suppressAutoHyphens/>
    </w:pPr>
    <w:rPr>
      <w:rFonts w:eastAsia="Lucida Sans Unicode" w:cs="Mangal"/>
      <w:sz w:val="24"/>
      <w:szCs w:val="21"/>
      <w:lang w:eastAsia="hi-IN" w:bidi="hi-IN"/>
    </w:rPr>
  </w:style>
  <w:style w:type="paragraph" w:styleId="BalloonText">
    <w:name w:val="Balloon Text"/>
    <w:basedOn w:val="Normal"/>
    <w:rPr>
      <w:rFonts w:ascii="Tahoma" w:hAnsi="Tahoma" w:cs="Tahoma"/>
      <w:sz w:val="16"/>
      <w:szCs w:val="14"/>
    </w:rPr>
  </w:style>
  <w:style w:type="paragraph" w:styleId="Header">
    <w:name w:val="header"/>
    <w:basedOn w:val="Normal"/>
  </w:style>
  <w:style w:type="paragraph" w:styleId="Footer">
    <w:name w:val="footer"/>
    <w:basedOn w:val="Normal"/>
    <w:uiPriority w:val="99"/>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CommentReference">
    <w:name w:val="annotation reference"/>
    <w:uiPriority w:val="99"/>
    <w:semiHidden/>
    <w:unhideWhenUsed/>
    <w:rsid w:val="00293481"/>
    <w:rPr>
      <w:sz w:val="16"/>
      <w:szCs w:val="16"/>
    </w:rPr>
  </w:style>
  <w:style w:type="paragraph" w:styleId="CommentText">
    <w:name w:val="annotation text"/>
    <w:basedOn w:val="Normal"/>
    <w:link w:val="CommentTextChar"/>
    <w:uiPriority w:val="99"/>
    <w:semiHidden/>
    <w:unhideWhenUsed/>
    <w:rsid w:val="00293481"/>
    <w:rPr>
      <w:sz w:val="20"/>
      <w:szCs w:val="18"/>
    </w:rPr>
  </w:style>
  <w:style w:type="character" w:customStyle="1" w:styleId="CommentTextChar">
    <w:name w:val="Comment Text Char"/>
    <w:link w:val="CommentText"/>
    <w:uiPriority w:val="99"/>
    <w:semiHidden/>
    <w:rsid w:val="00293481"/>
    <w:rPr>
      <w:rFonts w:eastAsia="Lucida Sans Unicode" w:cs="Mangal"/>
      <w:szCs w:val="18"/>
      <w:lang w:eastAsia="hi-IN" w:bidi="hi-IN"/>
    </w:rPr>
  </w:style>
  <w:style w:type="paragraph" w:styleId="CommentSubject">
    <w:name w:val="annotation subject"/>
    <w:basedOn w:val="CommentText"/>
    <w:next w:val="CommentText"/>
    <w:link w:val="CommentSubjectChar"/>
    <w:uiPriority w:val="99"/>
    <w:semiHidden/>
    <w:unhideWhenUsed/>
    <w:rsid w:val="00293481"/>
    <w:rPr>
      <w:b/>
      <w:bCs/>
    </w:rPr>
  </w:style>
  <w:style w:type="character" w:customStyle="1" w:styleId="CommentSubjectChar">
    <w:name w:val="Comment Subject Char"/>
    <w:link w:val="CommentSubject"/>
    <w:uiPriority w:val="99"/>
    <w:semiHidden/>
    <w:rsid w:val="00293481"/>
    <w:rPr>
      <w:rFonts w:eastAsia="Lucida Sans Unicode" w:cs="Mangal"/>
      <w:b/>
      <w:bCs/>
      <w:szCs w:val="18"/>
      <w:lang w:eastAsia="hi-IN" w:bidi="hi-IN"/>
    </w:rPr>
  </w:style>
  <w:style w:type="paragraph" w:styleId="Revision">
    <w:name w:val="Revision"/>
    <w:hidden/>
    <w:uiPriority w:val="99"/>
    <w:semiHidden/>
    <w:rsid w:val="00420A23"/>
    <w:rPr>
      <w:rFonts w:eastAsia="Lucida Sans Unicode" w:cs="Mangal"/>
      <w:sz w:val="28"/>
      <w:szCs w:val="24"/>
      <w:lang w:eastAsia="hi-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uppressAutoHyphens/>
    </w:pPr>
    <w:rPr>
      <w:rFonts w:eastAsia="Lucida Sans Unicode" w:cs="Mangal"/>
      <w:sz w:val="28"/>
      <w:szCs w:val="24"/>
      <w:lang w:eastAsia="hi-IN" w:bidi="hi-IN"/>
    </w:rPr>
  </w:style>
  <w:style w:type="paragraph" w:styleId="Heading1">
    <w:name w:val="heading 1"/>
    <w:basedOn w:val="Normal"/>
    <w:next w:val="Normal"/>
    <w:qFormat/>
    <w:pPr>
      <w:keepNext/>
      <w:numPr>
        <w:numId w:val="1"/>
      </w:numPr>
      <w:spacing w:before="240" w:after="60"/>
      <w:jc w:val="center"/>
      <w:outlineLvl w:val="0"/>
    </w:pPr>
    <w:rPr>
      <w:rFonts w:eastAsia="Times New Roman"/>
      <w:b/>
      <w:bCs/>
      <w:kern w:val="1"/>
      <w:sz w:val="36"/>
      <w:szCs w:val="29"/>
    </w:rPr>
  </w:style>
  <w:style w:type="paragraph" w:styleId="Heading2">
    <w:name w:val="heading 2"/>
    <w:basedOn w:val="Normal"/>
    <w:next w:val="Normal"/>
    <w:qFormat/>
    <w:pPr>
      <w:keepNext/>
      <w:keepLines/>
      <w:numPr>
        <w:ilvl w:val="1"/>
        <w:numId w:val="1"/>
      </w:numPr>
      <w:spacing w:before="200"/>
      <w:jc w:val="center"/>
      <w:outlineLvl w:val="1"/>
    </w:pPr>
    <w:rPr>
      <w:rFonts w:eastAsia="Times New Roman"/>
      <w:b/>
      <w:bCs/>
      <w:szCs w:val="23"/>
    </w:rPr>
  </w:style>
  <w:style w:type="paragraph" w:styleId="Heading3">
    <w:name w:val="heading 3"/>
    <w:basedOn w:val="Normal"/>
    <w:next w:val="Normal"/>
    <w:qFormat/>
    <w:pPr>
      <w:keepNext/>
      <w:keepLines/>
      <w:numPr>
        <w:ilvl w:val="2"/>
        <w:numId w:val="1"/>
      </w:numPr>
      <w:spacing w:before="200"/>
      <w:outlineLvl w:val="2"/>
    </w:pPr>
    <w:rPr>
      <w:rFonts w:eastAsia="Times New Roman"/>
      <w:b/>
      <w:b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Times New Roman" w:hAnsi="Times New Roman" w:cs="Times New Roman" w:hint="default"/>
      <w:sz w:val="28"/>
      <w:szCs w:val="28"/>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hAnsi="Times New Roman" w:cs="Times New Roman" w:hint="default"/>
      <w:sz w:val="28"/>
      <w:szCs w:val="28"/>
    </w:rPr>
  </w:style>
  <w:style w:type="character" w:customStyle="1" w:styleId="WW8Num4z0">
    <w:name w:val="WW8Num4z0"/>
    <w:rPr>
      <w:rFonts w:ascii="Times New Roman" w:hAnsi="Times New Roman" w:cs="Times New Roman"/>
      <w:sz w:val="28"/>
      <w:szCs w:val="28"/>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Times New Roman" w:hAnsi="Times New Roman" w:cs="Times New Roman" w:hint="default"/>
      <w:sz w:val="28"/>
      <w:szCs w:val="28"/>
    </w:rPr>
  </w:style>
  <w:style w:type="character" w:customStyle="1" w:styleId="WW8Num6z0">
    <w:name w:val="WW8Num6z0"/>
    <w:rPr>
      <w:rFonts w:ascii="Symbol" w:hAnsi="Symbol" w:cs="Symbol" w:hint="default"/>
      <w:sz w:val="28"/>
      <w:szCs w:val="28"/>
    </w:rPr>
  </w:style>
  <w:style w:type="character" w:customStyle="1" w:styleId="WW8Num6z1">
    <w:name w:val="WW8Num6z1"/>
    <w:rPr>
      <w:rFonts w:ascii="Courier New" w:hAnsi="Courier New" w:cs="Courier New" w:hint="default"/>
      <w:sz w:val="28"/>
      <w:szCs w:val="28"/>
    </w:rPr>
  </w:style>
  <w:style w:type="character" w:customStyle="1" w:styleId="WW8Num6z2">
    <w:name w:val="WW8Num6z2"/>
    <w:rPr>
      <w:rFonts w:ascii="Wingdings" w:hAnsi="Wingdings" w:cs="Wingdings" w:hint="default"/>
    </w:rPr>
  </w:style>
  <w:style w:type="character" w:customStyle="1" w:styleId="WW8Num7z0">
    <w:name w:val="WW8Num7z0"/>
    <w:rPr>
      <w:rFonts w:ascii="Times New Roman" w:hAnsi="Times New Roman" w:cs="Times New Roman" w:hint="default"/>
      <w:sz w:val="28"/>
      <w:szCs w:val="28"/>
    </w:rPr>
  </w:style>
  <w:style w:type="character" w:customStyle="1" w:styleId="WW8Num8z0">
    <w:name w:val="WW8Num8z0"/>
    <w:rPr>
      <w:rFonts w:ascii="Times New Roman" w:hAnsi="Times New Roman" w:cs="Times New Roman" w:hint="default"/>
      <w:sz w:val="28"/>
      <w:szCs w:val="28"/>
    </w:rPr>
  </w:style>
  <w:style w:type="character" w:customStyle="1" w:styleId="WW8Num9z0">
    <w:name w:val="WW8Num9z0"/>
    <w:rPr>
      <w:rFonts w:ascii="Times New Roman" w:hAnsi="Times New Roman" w:cs="Times New Roman" w:hint="default"/>
      <w:sz w:val="28"/>
      <w:szCs w:val="28"/>
    </w:rPr>
  </w:style>
  <w:style w:type="character" w:customStyle="1" w:styleId="WW8Num10z0">
    <w:name w:val="WW8Num10z0"/>
    <w:rPr>
      <w:rFonts w:hint="default"/>
    </w:rPr>
  </w:style>
  <w:style w:type="character" w:customStyle="1" w:styleId="WW8Num11z0">
    <w:name w:val="WW8Num11z0"/>
    <w:rPr>
      <w:rFonts w:ascii="Times New Roman" w:hAnsi="Times New Roman" w:cs="Times New Roman" w:hint="default"/>
      <w:sz w:val="28"/>
      <w:szCs w:val="28"/>
    </w:rPr>
  </w:style>
  <w:style w:type="character" w:customStyle="1" w:styleId="WW8Num12z0">
    <w:name w:val="WW8Num12z0"/>
    <w:rPr>
      <w:rFonts w:hint="default"/>
    </w:rPr>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ascii="Times New Roman" w:hAnsi="Times New Roman" w:cs="Times New Roman" w:hint="default"/>
      <w:sz w:val="28"/>
      <w:szCs w:val="28"/>
    </w:rPr>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Times New Roman" w:hAnsi="Times New Roman" w:cs="Times New Roman"/>
      <w:sz w:val="28"/>
      <w:szCs w:val="28"/>
    </w:rPr>
  </w:style>
  <w:style w:type="character" w:customStyle="1" w:styleId="WW8Num16z1">
    <w:name w:val="WW8Num16z1"/>
    <w:rPr>
      <w:rFonts w:ascii="Times New Roman" w:hAnsi="Times New Roman" w:cs="Times New Roman"/>
      <w:sz w:val="28"/>
      <w:szCs w:val="28"/>
    </w:rPr>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Heading1Char">
    <w:name w:val="Heading 1 Char"/>
    <w:rPr>
      <w:rFonts w:eastAsia="Times New Roman" w:cs="Mangal"/>
      <w:b/>
      <w:bCs/>
      <w:kern w:val="1"/>
      <w:sz w:val="36"/>
      <w:szCs w:val="29"/>
      <w:lang w:eastAsia="hi-IN" w:bidi="hi-IN"/>
    </w:rPr>
  </w:style>
  <w:style w:type="character" w:customStyle="1" w:styleId="Heading2Char">
    <w:name w:val="Heading 2 Char"/>
    <w:rPr>
      <w:rFonts w:eastAsia="Times New Roman" w:cs="Mangal"/>
      <w:b/>
      <w:bCs/>
      <w:sz w:val="28"/>
      <w:szCs w:val="23"/>
      <w:lang w:eastAsia="hi-IN" w:bidi="hi-IN"/>
    </w:rPr>
  </w:style>
  <w:style w:type="character" w:customStyle="1" w:styleId="BalloonTextChar">
    <w:name w:val="Balloon Text Char"/>
    <w:rPr>
      <w:rFonts w:ascii="Tahoma" w:eastAsia="Lucida Sans Unicode" w:hAnsi="Tahoma" w:cs="Mangal"/>
      <w:sz w:val="16"/>
      <w:szCs w:val="14"/>
      <w:lang w:eastAsia="hi-IN" w:bidi="hi-IN"/>
    </w:rPr>
  </w:style>
  <w:style w:type="character" w:customStyle="1" w:styleId="Heading3Char">
    <w:name w:val="Heading 3 Char"/>
    <w:rPr>
      <w:rFonts w:eastAsia="Times New Roman" w:cs="Mangal"/>
      <w:b/>
      <w:bCs/>
      <w:sz w:val="28"/>
      <w:szCs w:val="21"/>
      <w:lang w:eastAsia="hi-IN" w:bidi="hi-IN"/>
    </w:rPr>
  </w:style>
  <w:style w:type="character" w:styleId="LineNumber">
    <w:name w:val="line number"/>
    <w:basedOn w:val="DefaultParagraphFont"/>
  </w:style>
  <w:style w:type="character" w:customStyle="1" w:styleId="HeaderChar">
    <w:name w:val="Header Char"/>
    <w:rPr>
      <w:rFonts w:eastAsia="Lucida Sans Unicode" w:cs="Mangal"/>
      <w:sz w:val="28"/>
      <w:szCs w:val="24"/>
      <w:lang w:eastAsia="hi-IN" w:bidi="hi-IN"/>
    </w:rPr>
  </w:style>
  <w:style w:type="character" w:customStyle="1" w:styleId="FooterChar">
    <w:name w:val="Footer Char"/>
    <w:uiPriority w:val="99"/>
    <w:rPr>
      <w:rFonts w:eastAsia="Lucida Sans Unicode" w:cs="Mangal"/>
      <w:sz w:val="28"/>
      <w:szCs w:val="24"/>
      <w:lang w:eastAsia="hi-IN" w:bidi="hi-IN"/>
    </w:rPr>
  </w:style>
  <w:style w:type="paragraph" w:customStyle="1" w:styleId="Heading">
    <w:name w:val="Heading"/>
    <w:basedOn w:val="Normal"/>
    <w:next w:val="BodyText"/>
    <w:pPr>
      <w:keepNext/>
      <w:spacing w:before="240" w:after="120"/>
    </w:pPr>
    <w:rPr>
      <w:rFonts w:ascii="Arial" w:hAnsi="Arial" w:cs="Arial"/>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PreformattedText">
    <w:name w:val="Preformatted Text"/>
    <w:basedOn w:val="Normal"/>
    <w:rPr>
      <w:rFonts w:ascii="Courier New" w:eastAsia="Courier New" w:hAnsi="Courier New" w:cs="Courier New"/>
      <w:sz w:val="20"/>
      <w:szCs w:val="20"/>
    </w:rPr>
  </w:style>
  <w:style w:type="paragraph" w:styleId="NoSpacing">
    <w:name w:val="No Spacing"/>
    <w:qFormat/>
    <w:pPr>
      <w:widowControl w:val="0"/>
      <w:suppressAutoHyphens/>
    </w:pPr>
    <w:rPr>
      <w:rFonts w:eastAsia="Lucida Sans Unicode" w:cs="Mangal"/>
      <w:sz w:val="24"/>
      <w:szCs w:val="21"/>
      <w:lang w:eastAsia="hi-IN" w:bidi="hi-IN"/>
    </w:rPr>
  </w:style>
  <w:style w:type="paragraph" w:styleId="BalloonText">
    <w:name w:val="Balloon Text"/>
    <w:basedOn w:val="Normal"/>
    <w:rPr>
      <w:rFonts w:ascii="Tahoma" w:hAnsi="Tahoma" w:cs="Tahoma"/>
      <w:sz w:val="16"/>
      <w:szCs w:val="14"/>
    </w:rPr>
  </w:style>
  <w:style w:type="paragraph" w:styleId="Header">
    <w:name w:val="header"/>
    <w:basedOn w:val="Normal"/>
  </w:style>
  <w:style w:type="paragraph" w:styleId="Footer">
    <w:name w:val="footer"/>
    <w:basedOn w:val="Normal"/>
    <w:uiPriority w:val="99"/>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CommentReference">
    <w:name w:val="annotation reference"/>
    <w:uiPriority w:val="99"/>
    <w:semiHidden/>
    <w:unhideWhenUsed/>
    <w:rsid w:val="00293481"/>
    <w:rPr>
      <w:sz w:val="16"/>
      <w:szCs w:val="16"/>
    </w:rPr>
  </w:style>
  <w:style w:type="paragraph" w:styleId="CommentText">
    <w:name w:val="annotation text"/>
    <w:basedOn w:val="Normal"/>
    <w:link w:val="CommentTextChar"/>
    <w:uiPriority w:val="99"/>
    <w:semiHidden/>
    <w:unhideWhenUsed/>
    <w:rsid w:val="00293481"/>
    <w:rPr>
      <w:sz w:val="20"/>
      <w:szCs w:val="18"/>
    </w:rPr>
  </w:style>
  <w:style w:type="character" w:customStyle="1" w:styleId="CommentTextChar">
    <w:name w:val="Comment Text Char"/>
    <w:link w:val="CommentText"/>
    <w:uiPriority w:val="99"/>
    <w:semiHidden/>
    <w:rsid w:val="00293481"/>
    <w:rPr>
      <w:rFonts w:eastAsia="Lucida Sans Unicode" w:cs="Mangal"/>
      <w:szCs w:val="18"/>
      <w:lang w:eastAsia="hi-IN" w:bidi="hi-IN"/>
    </w:rPr>
  </w:style>
  <w:style w:type="paragraph" w:styleId="CommentSubject">
    <w:name w:val="annotation subject"/>
    <w:basedOn w:val="CommentText"/>
    <w:next w:val="CommentText"/>
    <w:link w:val="CommentSubjectChar"/>
    <w:uiPriority w:val="99"/>
    <w:semiHidden/>
    <w:unhideWhenUsed/>
    <w:rsid w:val="00293481"/>
    <w:rPr>
      <w:b/>
      <w:bCs/>
    </w:rPr>
  </w:style>
  <w:style w:type="character" w:customStyle="1" w:styleId="CommentSubjectChar">
    <w:name w:val="Comment Subject Char"/>
    <w:link w:val="CommentSubject"/>
    <w:uiPriority w:val="99"/>
    <w:semiHidden/>
    <w:rsid w:val="00293481"/>
    <w:rPr>
      <w:rFonts w:eastAsia="Lucida Sans Unicode" w:cs="Mangal"/>
      <w:b/>
      <w:bCs/>
      <w:szCs w:val="18"/>
      <w:lang w:eastAsia="hi-IN" w:bidi="hi-IN"/>
    </w:rPr>
  </w:style>
  <w:style w:type="paragraph" w:styleId="Revision">
    <w:name w:val="Revision"/>
    <w:hidden/>
    <w:uiPriority w:val="99"/>
    <w:semiHidden/>
    <w:rsid w:val="00420A23"/>
    <w:rPr>
      <w:rFonts w:eastAsia="Lucida Sans Unicode" w:cs="Mangal"/>
      <w:sz w:val="28"/>
      <w:szCs w:val="24"/>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1974</Words>
  <Characters>11253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M. Jonckheere</dc:creator>
  <cp:lastModifiedBy>Alan Jonckheere</cp:lastModifiedBy>
  <cp:revision>3</cp:revision>
  <cp:lastPrinted>2014-05-15T18:50:00Z</cp:lastPrinted>
  <dcterms:created xsi:type="dcterms:W3CDTF">2014-09-30T02:47:00Z</dcterms:created>
  <dcterms:modified xsi:type="dcterms:W3CDTF">2014-09-30T03:01:00Z</dcterms:modified>
</cp:coreProperties>
</file>